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38958" w14:textId="77777777" w:rsidR="00674372" w:rsidRPr="001F2548" w:rsidRDefault="00674372" w:rsidP="00674372">
      <w:pPr>
        <w:rPr>
          <w:rFonts w:ascii="Palatino Linotype" w:hAnsi="Palatino Linotype" w:cs="Times New Roman"/>
        </w:rPr>
      </w:pPr>
    </w:p>
    <w:p w14:paraId="4F38A4C6" w14:textId="77777777" w:rsidR="00674372" w:rsidRPr="001F2548" w:rsidRDefault="00674372" w:rsidP="00674372">
      <w:pPr>
        <w:ind w:firstLine="0"/>
        <w:jc w:val="center"/>
        <w:rPr>
          <w:rFonts w:ascii="Palatino Linotype" w:hAnsi="Palatino Linotype" w:cs="Times New Roman"/>
        </w:rPr>
      </w:pPr>
      <w:r w:rsidRPr="001F2548">
        <w:rPr>
          <w:rFonts w:ascii="Palatino Linotype" w:hAnsi="Palatino Linotype" w:cs="Times New Roman"/>
        </w:rPr>
        <w:t>FAIRFIELD UNIVERSITY</w:t>
      </w:r>
    </w:p>
    <w:p w14:paraId="4B16156C" w14:textId="77777777" w:rsidR="00674372" w:rsidRPr="001F2548" w:rsidRDefault="00674372" w:rsidP="00674372">
      <w:pPr>
        <w:jc w:val="center"/>
        <w:rPr>
          <w:rFonts w:ascii="Palatino Linotype" w:hAnsi="Palatino Linotype" w:cs="Times New Roman"/>
        </w:rPr>
      </w:pPr>
    </w:p>
    <w:p w14:paraId="2940B3BE" w14:textId="77777777" w:rsidR="009D5160" w:rsidRPr="001F2548" w:rsidRDefault="009D5160" w:rsidP="009D5160">
      <w:pPr>
        <w:ind w:firstLine="0"/>
        <w:jc w:val="center"/>
        <w:rPr>
          <w:rFonts w:ascii="Palatino Linotype" w:hAnsi="Palatino Linotype" w:cs="Times New Roman"/>
          <w:b/>
        </w:rPr>
      </w:pPr>
      <w:r w:rsidRPr="001F2548">
        <w:rPr>
          <w:rFonts w:ascii="Palatino Linotype" w:hAnsi="Palatino Linotype" w:cs="Times New Roman"/>
          <w:b/>
        </w:rPr>
        <w:t xml:space="preserve">Predictive Modeling of Golf streaks using </w:t>
      </w:r>
      <w:r w:rsidRPr="001F2548">
        <w:rPr>
          <w:rFonts w:ascii="Palatino Linotype" w:hAnsi="Palatino Linotype" w:cs="Times New Roman"/>
          <w:b/>
          <w:color w:val="000000"/>
          <w:shd w:val="clear" w:color="auto" w:fill="FFFFFF"/>
        </w:rPr>
        <w:t>ShotLink®</w:t>
      </w:r>
      <w:r w:rsidRPr="001F2548">
        <w:rPr>
          <w:rFonts w:ascii="Palatino Linotype" w:hAnsi="Palatino Linotype" w:cs="Times New Roman"/>
          <w:b/>
        </w:rPr>
        <w:t xml:space="preserve"> Data</w:t>
      </w:r>
    </w:p>
    <w:p w14:paraId="323C3BE4" w14:textId="77777777" w:rsidR="009A7489" w:rsidRPr="001F2548" w:rsidRDefault="009A7489" w:rsidP="00674372">
      <w:pPr>
        <w:pStyle w:val="Title2"/>
        <w:rPr>
          <w:rFonts w:ascii="Palatino Linotype" w:hAnsi="Palatino Linotype" w:cs="Times New Roman"/>
        </w:rPr>
      </w:pPr>
    </w:p>
    <w:p w14:paraId="4BD278B0" w14:textId="77777777" w:rsidR="00B823AA" w:rsidRPr="001F2548" w:rsidRDefault="00535693" w:rsidP="00674372">
      <w:pPr>
        <w:pStyle w:val="Title2"/>
        <w:rPr>
          <w:rFonts w:ascii="Palatino Linotype" w:hAnsi="Palatino Linotype" w:cs="Times New Roman"/>
        </w:rPr>
      </w:pPr>
      <w:r w:rsidRPr="001F2548">
        <w:rPr>
          <w:rFonts w:ascii="Palatino Linotype" w:hAnsi="Palatino Linotype" w:cs="Times New Roman"/>
        </w:rPr>
        <w:t>Thesis by</w:t>
      </w:r>
    </w:p>
    <w:p w14:paraId="646CD020" w14:textId="77777777" w:rsidR="009A7489" w:rsidRPr="001F2548" w:rsidRDefault="009A7489" w:rsidP="00674372">
      <w:pPr>
        <w:pStyle w:val="Title2"/>
        <w:rPr>
          <w:rFonts w:ascii="Palatino Linotype" w:hAnsi="Palatino Linotype" w:cs="Times New Roman"/>
        </w:rPr>
      </w:pPr>
    </w:p>
    <w:p w14:paraId="3D7953CF" w14:textId="77777777" w:rsidR="00E81978" w:rsidRPr="001F2548" w:rsidRDefault="00535693" w:rsidP="00674372">
      <w:pPr>
        <w:pStyle w:val="Title2"/>
        <w:rPr>
          <w:rFonts w:ascii="Palatino Linotype" w:hAnsi="Palatino Linotype" w:cs="Times New Roman"/>
          <w:b/>
        </w:rPr>
      </w:pPr>
      <w:r w:rsidRPr="001F2548">
        <w:rPr>
          <w:rFonts w:ascii="Palatino Linotype" w:hAnsi="Palatino Linotype" w:cs="Times New Roman"/>
          <w:b/>
        </w:rPr>
        <w:t>Jeffrey Kramer</w:t>
      </w:r>
    </w:p>
    <w:p w14:paraId="72911386" w14:textId="77777777" w:rsidR="00535693" w:rsidRPr="001F2548" w:rsidRDefault="00535693" w:rsidP="00674372">
      <w:pPr>
        <w:pStyle w:val="Title2"/>
        <w:rPr>
          <w:rFonts w:ascii="Palatino Linotype" w:hAnsi="Palatino Linotype" w:cs="Times New Roman"/>
        </w:rPr>
      </w:pPr>
      <w:r w:rsidRPr="001F2548">
        <w:rPr>
          <w:rFonts w:ascii="Palatino Linotype" w:hAnsi="Palatino Linotype" w:cs="Times New Roman"/>
        </w:rPr>
        <w:t>Department of Software Engineering</w:t>
      </w:r>
    </w:p>
    <w:p w14:paraId="42A6E807" w14:textId="77777777" w:rsidR="00535693" w:rsidRPr="001F2548" w:rsidRDefault="00535693" w:rsidP="00674372">
      <w:pPr>
        <w:pStyle w:val="Title2"/>
        <w:rPr>
          <w:rFonts w:ascii="Palatino Linotype" w:hAnsi="Palatino Linotype" w:cs="Times New Roman"/>
        </w:rPr>
      </w:pPr>
      <w:r w:rsidRPr="001F2548">
        <w:rPr>
          <w:rFonts w:ascii="Palatino Linotype" w:hAnsi="Palatino Linotype" w:cs="Times New Roman"/>
        </w:rPr>
        <w:t>Submitted in partial fulfillment of the requirements for the degree of</w:t>
      </w:r>
    </w:p>
    <w:p w14:paraId="18202133" w14:textId="77777777" w:rsidR="00535693" w:rsidRPr="001F2548" w:rsidRDefault="00535693" w:rsidP="00674372">
      <w:pPr>
        <w:pStyle w:val="Title2"/>
        <w:rPr>
          <w:rFonts w:ascii="Palatino Linotype" w:hAnsi="Palatino Linotype" w:cs="Times New Roman"/>
        </w:rPr>
      </w:pPr>
      <w:r w:rsidRPr="001F2548">
        <w:rPr>
          <w:rFonts w:ascii="Palatino Linotype" w:hAnsi="Palatino Linotype" w:cs="Times New Roman"/>
        </w:rPr>
        <w:t>Master of Science, Software Engineering</w:t>
      </w:r>
    </w:p>
    <w:p w14:paraId="23A64E09" w14:textId="77777777" w:rsidR="00E81978" w:rsidRPr="001F2548" w:rsidRDefault="00E81978">
      <w:pPr>
        <w:pStyle w:val="Title"/>
        <w:rPr>
          <w:rFonts w:ascii="Palatino Linotype" w:hAnsi="Palatino Linotype" w:cs="Times New Roman"/>
        </w:rPr>
      </w:pPr>
    </w:p>
    <w:p w14:paraId="3E0C8510" w14:textId="77777777" w:rsidR="00151F81" w:rsidRPr="001F2548" w:rsidRDefault="00151F81">
      <w:pPr>
        <w:pStyle w:val="Title"/>
        <w:rPr>
          <w:rFonts w:ascii="Palatino Linotype" w:hAnsi="Palatino Linotype" w:cs="Times New Roman"/>
        </w:rPr>
      </w:pPr>
    </w:p>
    <w:p w14:paraId="01598FD5" w14:textId="77777777" w:rsidR="00151F81" w:rsidRPr="001F2548" w:rsidRDefault="00151F81">
      <w:pPr>
        <w:pStyle w:val="Title"/>
        <w:rPr>
          <w:rFonts w:ascii="Palatino Linotype" w:hAnsi="Palatino Linotype" w:cs="Times New Roman"/>
        </w:rPr>
      </w:pPr>
    </w:p>
    <w:p w14:paraId="63EF89C3" w14:textId="77777777" w:rsidR="00E93A40" w:rsidRPr="001F2548" w:rsidRDefault="00E93A40">
      <w:pPr>
        <w:pStyle w:val="Title"/>
        <w:rPr>
          <w:rFonts w:ascii="Palatino Linotype" w:hAnsi="Palatino Linotype" w:cs="Times New Roman"/>
        </w:rPr>
      </w:pPr>
    </w:p>
    <w:p w14:paraId="7784DE32" w14:textId="77777777" w:rsidR="0011633A" w:rsidRDefault="0011633A" w:rsidP="001F2548">
      <w:pPr>
        <w:pStyle w:val="Title"/>
        <w:jc w:val="left"/>
        <w:rPr>
          <w:rFonts w:ascii="Palatino Linotype" w:hAnsi="Palatino Linotype" w:cs="Times New Roman"/>
        </w:rPr>
      </w:pPr>
    </w:p>
    <w:p w14:paraId="3F4D2019" w14:textId="77777777" w:rsidR="001F2548" w:rsidRPr="001F2548" w:rsidRDefault="001F2548" w:rsidP="001F2548">
      <w:pPr>
        <w:pStyle w:val="Title"/>
        <w:jc w:val="left"/>
        <w:rPr>
          <w:rFonts w:ascii="Palatino Linotype" w:hAnsi="Palatino Linotype" w:cs="Times New Roman"/>
        </w:rPr>
      </w:pPr>
    </w:p>
    <w:p w14:paraId="0CD52358" w14:textId="77777777" w:rsidR="0011633A" w:rsidRPr="001F2548" w:rsidRDefault="0011633A">
      <w:pPr>
        <w:pStyle w:val="Title"/>
        <w:rPr>
          <w:rFonts w:ascii="Palatino Linotype" w:hAnsi="Palatino Linotype" w:cs="Times New Roman"/>
        </w:rPr>
      </w:pPr>
    </w:p>
    <w:p w14:paraId="67B9ACA6" w14:textId="77777777" w:rsidR="00492E95" w:rsidRPr="001F2548" w:rsidRDefault="00492E95">
      <w:pPr>
        <w:pStyle w:val="Title"/>
        <w:rPr>
          <w:rFonts w:ascii="Palatino Linotype" w:hAnsi="Palatino Linotype" w:cs="Times New Roman"/>
        </w:rPr>
      </w:pPr>
    </w:p>
    <w:p w14:paraId="592159A9" w14:textId="77777777" w:rsidR="00E81978" w:rsidRPr="001F2548" w:rsidRDefault="00191656" w:rsidP="00191656">
      <w:pPr>
        <w:pStyle w:val="Title2"/>
        <w:jc w:val="left"/>
        <w:rPr>
          <w:rFonts w:ascii="Palatino Linotype" w:hAnsi="Palatino Linotype" w:cs="Times New Roman"/>
        </w:rPr>
      </w:pPr>
      <w:r w:rsidRPr="001F2548">
        <w:rPr>
          <w:rFonts w:ascii="Palatino Linotype" w:hAnsi="Palatino Linotype" w:cs="Times New Roman"/>
        </w:rPr>
        <w:t>Advisor__________________________</w:t>
      </w:r>
    </w:p>
    <w:p w14:paraId="6F797DCF" w14:textId="77777777" w:rsidR="00191656" w:rsidRPr="001F2548" w:rsidRDefault="00191656" w:rsidP="00191656">
      <w:pPr>
        <w:pStyle w:val="Title2"/>
        <w:jc w:val="left"/>
        <w:rPr>
          <w:rFonts w:ascii="Palatino Linotype" w:hAnsi="Palatino Linotype" w:cs="Times New Roman"/>
        </w:rPr>
      </w:pPr>
      <w:r w:rsidRPr="001F2548">
        <w:rPr>
          <w:rFonts w:ascii="Palatino Linotype" w:hAnsi="Palatino Linotype" w:cs="Times New Roman"/>
        </w:rPr>
        <w:t>Committee member________________</w:t>
      </w:r>
    </w:p>
    <w:p w14:paraId="22DC711A" w14:textId="77777777" w:rsidR="00191656" w:rsidRPr="001F2548" w:rsidRDefault="00191656" w:rsidP="00191656">
      <w:pPr>
        <w:pStyle w:val="Title2"/>
        <w:jc w:val="left"/>
        <w:rPr>
          <w:rFonts w:ascii="Palatino Linotype" w:hAnsi="Palatino Linotype" w:cs="Times New Roman"/>
        </w:rPr>
      </w:pPr>
      <w:r w:rsidRPr="001F2548">
        <w:rPr>
          <w:rFonts w:ascii="Palatino Linotype" w:hAnsi="Palatino Linotype" w:cs="Times New Roman"/>
        </w:rPr>
        <w:t>Committee member________________</w:t>
      </w:r>
    </w:p>
    <w:p w14:paraId="7DEBB281" w14:textId="77777777" w:rsidR="00191656" w:rsidRPr="001F2548" w:rsidRDefault="00191656" w:rsidP="00191656">
      <w:pPr>
        <w:pStyle w:val="Title2"/>
        <w:jc w:val="left"/>
        <w:rPr>
          <w:rFonts w:ascii="Palatino Linotype" w:hAnsi="Palatino Linotype" w:cs="Times New Roman"/>
        </w:rPr>
      </w:pPr>
      <w:r w:rsidRPr="001F2548">
        <w:rPr>
          <w:rFonts w:ascii="Palatino Linotype" w:hAnsi="Palatino Linotype" w:cs="Times New Roman"/>
        </w:rPr>
        <w:t>MSSE Program Director____________</w:t>
      </w:r>
    </w:p>
    <w:p w14:paraId="562C0AAE" w14:textId="77777777" w:rsidR="00221207" w:rsidRDefault="005727D4" w:rsidP="005727D4">
      <w:pPr>
        <w:pStyle w:val="Heading2"/>
        <w:rPr>
          <w:rFonts w:ascii="Palatino Linotype" w:hAnsi="Palatino Linotype" w:cs="Times New Roman"/>
          <w:i/>
        </w:rPr>
      </w:pPr>
      <w:r>
        <w:rPr>
          <w:rFonts w:ascii="Palatino Linotype" w:hAnsi="Palatino Linotype" w:cs="Times New Roman"/>
          <w:i/>
        </w:rPr>
        <w:lastRenderedPageBreak/>
        <w:t>ABSTRACT</w:t>
      </w:r>
    </w:p>
    <w:p w14:paraId="72A28CF3" w14:textId="72474BE2" w:rsidR="005727D4" w:rsidRPr="005727D4" w:rsidRDefault="005727D4" w:rsidP="005727D4">
      <w:pPr>
        <w:pStyle w:val="NoSpacing"/>
        <w:ind w:left="720"/>
        <w:rPr>
          <w:rFonts w:ascii="Palatino Linotype" w:hAnsi="Palatino Linotype" w:cs="Courier New"/>
        </w:rPr>
      </w:pPr>
      <w:r w:rsidRPr="005727D4">
        <w:rPr>
          <w:rFonts w:ascii="Palatino Linotype" w:hAnsi="Palatino Linotype" w:cs="Courier New"/>
        </w:rPr>
        <w:t>Golf is a difficult game.  One can practice and play their whole life and never reach their potential with any consistency.  Yet for everyone that</w:t>
      </w:r>
      <w:r w:rsidR="0024627A">
        <w:rPr>
          <w:rFonts w:ascii="Palatino Linotype" w:hAnsi="Palatino Linotype" w:cs="Courier New"/>
        </w:rPr>
        <w:t xml:space="preserve"> is</w:t>
      </w:r>
      <w:r w:rsidR="008B561C">
        <w:rPr>
          <w:rStyle w:val="CommentReference"/>
          <w:kern w:val="24"/>
        </w:rPr>
        <w:t xml:space="preserve"> p</w:t>
      </w:r>
      <w:r w:rsidRPr="005727D4">
        <w:rPr>
          <w:rFonts w:ascii="Palatino Linotype" w:hAnsi="Palatino Linotype" w:cs="Courier New"/>
        </w:rPr>
        <w:t>layed, watched or followed golf there are times in which the quality of play markedly exceeds the norm.  This period of time, which we</w:t>
      </w:r>
      <w:ins w:id="0" w:author="Kramer, Jeffrey I." w:date="2018-05-05T05:38:00Z">
        <w:r w:rsidR="0024627A">
          <w:rPr>
            <w:rFonts w:ascii="Palatino Linotype" w:hAnsi="Palatino Linotype" w:cs="Courier New"/>
          </w:rPr>
          <w:t xml:space="preserve"> </w:t>
        </w:r>
      </w:ins>
      <w:r w:rsidR="0024627A">
        <w:rPr>
          <w:rFonts w:ascii="Palatino Linotype" w:hAnsi="Palatino Linotype" w:cs="Courier New"/>
        </w:rPr>
        <w:t>shall</w:t>
      </w:r>
      <w:r w:rsidR="00FD1535">
        <w:rPr>
          <w:rFonts w:ascii="Palatino Linotype" w:hAnsi="Palatino Linotype" w:cs="Courier New"/>
        </w:rPr>
        <w:t xml:space="preserve"> </w:t>
      </w:r>
      <w:r w:rsidRPr="005727D4">
        <w:rPr>
          <w:rFonts w:ascii="Palatino Linotype" w:hAnsi="Palatino Linotype" w:cs="Courier New"/>
        </w:rPr>
        <w:t xml:space="preserve">refer to as a ‘streak’, is what this thesis will </w:t>
      </w:r>
      <w:r>
        <w:rPr>
          <w:rFonts w:ascii="Palatino Linotype" w:hAnsi="Palatino Linotype" w:cs="Courier New"/>
        </w:rPr>
        <w:t>provide insight into</w:t>
      </w:r>
      <w:r w:rsidRPr="005727D4">
        <w:rPr>
          <w:rFonts w:ascii="Palatino Linotype" w:hAnsi="Palatino Linotype" w:cs="Courier New"/>
        </w:rPr>
        <w:t>.  The ShotLink system has generously made available shot-by-shot data of PGA TOUR players which we</w:t>
      </w:r>
      <w:ins w:id="1" w:author="Kramer, Jeffrey I." w:date="2018-05-05T05:38:00Z">
        <w:r w:rsidR="0024627A">
          <w:rPr>
            <w:rFonts w:ascii="Palatino Linotype" w:hAnsi="Palatino Linotype" w:cs="Courier New"/>
          </w:rPr>
          <w:t xml:space="preserve"> </w:t>
        </w:r>
      </w:ins>
      <w:r w:rsidR="0024627A">
        <w:rPr>
          <w:rFonts w:ascii="Palatino Linotype" w:hAnsi="Palatino Linotype" w:cs="Courier New"/>
        </w:rPr>
        <w:t>shall</w:t>
      </w:r>
      <w:r w:rsidR="00FD1535">
        <w:rPr>
          <w:rFonts w:ascii="Palatino Linotype" w:hAnsi="Palatino Linotype" w:cs="Courier New"/>
        </w:rPr>
        <w:t xml:space="preserve"> </w:t>
      </w:r>
      <w:r w:rsidR="008B561C">
        <w:rPr>
          <w:rStyle w:val="CommentReference"/>
          <w:kern w:val="24"/>
        </w:rPr>
        <w:t>u</w:t>
      </w:r>
      <w:r w:rsidRPr="005727D4">
        <w:rPr>
          <w:rFonts w:ascii="Palatino Linotype" w:hAnsi="Palatino Linotype" w:cs="Courier New"/>
        </w:rPr>
        <w:t>se to build a predictive model, scoring engine, and player based system to illuminate specific criteria golfers can apply to get on and stay on streaks of high quality play.</w:t>
      </w:r>
    </w:p>
    <w:p w14:paraId="61063B04" w14:textId="77777777" w:rsidR="005727D4" w:rsidRPr="005727D4" w:rsidRDefault="005727D4" w:rsidP="005727D4"/>
    <w:p w14:paraId="4712E24B" w14:textId="77777777" w:rsidR="00221207" w:rsidRDefault="00221207" w:rsidP="003F47F9">
      <w:pPr>
        <w:pStyle w:val="Heading2"/>
        <w:rPr>
          <w:rFonts w:ascii="Palatino Linotype" w:hAnsi="Palatino Linotype" w:cs="Times New Roman"/>
          <w:i/>
        </w:rPr>
      </w:pPr>
    </w:p>
    <w:p w14:paraId="3A8028EB" w14:textId="77777777" w:rsidR="00221207" w:rsidRPr="00221207" w:rsidRDefault="00221207" w:rsidP="00221207"/>
    <w:p w14:paraId="61AE98C2" w14:textId="77777777" w:rsidR="00221207" w:rsidRDefault="00221207" w:rsidP="003F47F9">
      <w:pPr>
        <w:pStyle w:val="Heading2"/>
        <w:rPr>
          <w:rFonts w:ascii="Palatino Linotype" w:hAnsi="Palatino Linotype" w:cs="Times New Roman"/>
          <w:i/>
        </w:rPr>
      </w:pPr>
    </w:p>
    <w:p w14:paraId="02273F12" w14:textId="77777777" w:rsidR="00221207" w:rsidRDefault="00221207" w:rsidP="003F47F9">
      <w:pPr>
        <w:pStyle w:val="Heading2"/>
        <w:rPr>
          <w:rFonts w:ascii="Palatino Linotype" w:hAnsi="Palatino Linotype" w:cs="Times New Roman"/>
          <w:i/>
        </w:rPr>
      </w:pPr>
    </w:p>
    <w:p w14:paraId="36AB3AEE" w14:textId="77777777" w:rsidR="00221207" w:rsidRDefault="00221207" w:rsidP="003F47F9">
      <w:pPr>
        <w:pStyle w:val="Heading2"/>
        <w:rPr>
          <w:rFonts w:ascii="Palatino Linotype" w:hAnsi="Palatino Linotype" w:cs="Times New Roman"/>
          <w:i/>
        </w:rPr>
      </w:pPr>
    </w:p>
    <w:p w14:paraId="62008870" w14:textId="77777777" w:rsidR="00221207" w:rsidRDefault="00221207" w:rsidP="003F47F9">
      <w:pPr>
        <w:pStyle w:val="Heading2"/>
        <w:rPr>
          <w:rFonts w:ascii="Palatino Linotype" w:hAnsi="Palatino Linotype" w:cs="Times New Roman"/>
          <w:i/>
        </w:rPr>
      </w:pPr>
    </w:p>
    <w:p w14:paraId="497F2893" w14:textId="77777777" w:rsidR="00221207" w:rsidRDefault="00221207" w:rsidP="003F47F9">
      <w:pPr>
        <w:pStyle w:val="Heading2"/>
        <w:rPr>
          <w:rFonts w:ascii="Palatino Linotype" w:hAnsi="Palatino Linotype" w:cs="Times New Roman"/>
          <w:i/>
        </w:rPr>
      </w:pPr>
    </w:p>
    <w:p w14:paraId="2E445ADB" w14:textId="77777777" w:rsidR="00221207" w:rsidRDefault="00221207" w:rsidP="003F47F9">
      <w:pPr>
        <w:pStyle w:val="Heading2"/>
        <w:rPr>
          <w:rFonts w:ascii="Palatino Linotype" w:hAnsi="Palatino Linotype" w:cs="Times New Roman"/>
          <w:i/>
        </w:rPr>
      </w:pPr>
    </w:p>
    <w:p w14:paraId="0F5E5A07" w14:textId="77777777" w:rsidR="00221207" w:rsidRDefault="00221207" w:rsidP="003F47F9">
      <w:pPr>
        <w:pStyle w:val="Heading2"/>
        <w:rPr>
          <w:rFonts w:ascii="Palatino Linotype" w:hAnsi="Palatino Linotype" w:cs="Times New Roman"/>
          <w:i/>
        </w:rPr>
      </w:pPr>
    </w:p>
    <w:p w14:paraId="31B0898C" w14:textId="77777777" w:rsidR="00221207" w:rsidRDefault="00221207" w:rsidP="003F47F9">
      <w:pPr>
        <w:pStyle w:val="Heading2"/>
        <w:rPr>
          <w:rFonts w:ascii="Palatino Linotype" w:hAnsi="Palatino Linotype" w:cs="Times New Roman"/>
          <w:i/>
        </w:rPr>
      </w:pPr>
    </w:p>
    <w:p w14:paraId="5C9992E1" w14:textId="77777777" w:rsidR="00221207" w:rsidRDefault="00221207" w:rsidP="003F47F9">
      <w:pPr>
        <w:pStyle w:val="Heading2"/>
        <w:rPr>
          <w:rFonts w:ascii="Palatino Linotype" w:hAnsi="Palatino Linotype" w:cs="Times New Roman"/>
          <w:i/>
        </w:rPr>
      </w:pPr>
    </w:p>
    <w:p w14:paraId="0AA4A579" w14:textId="77777777" w:rsidR="00221207" w:rsidRDefault="00221207" w:rsidP="003F47F9">
      <w:pPr>
        <w:pStyle w:val="Heading2"/>
        <w:rPr>
          <w:rFonts w:ascii="Palatino Linotype" w:hAnsi="Palatino Linotype" w:cs="Times New Roman"/>
          <w:i/>
        </w:rPr>
      </w:pPr>
    </w:p>
    <w:p w14:paraId="696CBD5D" w14:textId="77777777" w:rsidR="00221207" w:rsidRDefault="00221207" w:rsidP="003F47F9">
      <w:pPr>
        <w:pStyle w:val="Heading2"/>
        <w:rPr>
          <w:rFonts w:ascii="Palatino Linotype" w:hAnsi="Palatino Linotype" w:cs="Times New Roman"/>
          <w:i/>
        </w:rPr>
      </w:pPr>
    </w:p>
    <w:p w14:paraId="0BA991A6" w14:textId="77777777" w:rsidR="00221207" w:rsidRDefault="00221207" w:rsidP="003F47F9">
      <w:pPr>
        <w:pStyle w:val="Heading2"/>
        <w:rPr>
          <w:rFonts w:ascii="Palatino Linotype" w:hAnsi="Palatino Linotype" w:cs="Times New Roman"/>
          <w:i/>
        </w:rPr>
      </w:pPr>
    </w:p>
    <w:p w14:paraId="03454043" w14:textId="77777777" w:rsidR="00221207" w:rsidRDefault="00221207" w:rsidP="003F47F9">
      <w:pPr>
        <w:pStyle w:val="Heading2"/>
        <w:rPr>
          <w:rFonts w:ascii="Palatino Linotype" w:hAnsi="Palatino Linotype" w:cs="Times New Roman"/>
          <w:i/>
        </w:rPr>
      </w:pPr>
    </w:p>
    <w:p w14:paraId="12BEEB3D" w14:textId="77777777" w:rsidR="00221207" w:rsidRDefault="00221207" w:rsidP="003F47F9">
      <w:pPr>
        <w:pStyle w:val="Heading2"/>
        <w:rPr>
          <w:rFonts w:ascii="Palatino Linotype" w:hAnsi="Palatino Linotype" w:cs="Times New Roman"/>
          <w:i/>
        </w:rPr>
      </w:pPr>
    </w:p>
    <w:p w14:paraId="41532CAC" w14:textId="77777777" w:rsidR="001067DC" w:rsidRDefault="001067DC" w:rsidP="001067DC">
      <w:pPr>
        <w:pStyle w:val="NoSpacing"/>
      </w:pPr>
      <w:r>
        <w:t xml:space="preserve">            </w:t>
      </w:r>
    </w:p>
    <w:p w14:paraId="3AFB3EB2" w14:textId="77777777" w:rsidR="008C19AA" w:rsidRPr="00C82C33" w:rsidRDefault="00C82C33" w:rsidP="00C82C33">
      <w:pPr>
        <w:pStyle w:val="Title"/>
        <w:jc w:val="left"/>
        <w:rPr>
          <w:b/>
          <w:i/>
        </w:rPr>
      </w:pPr>
      <w:r w:rsidRPr="00C82C33">
        <w:rPr>
          <w:b/>
          <w:i/>
        </w:rPr>
        <w:lastRenderedPageBreak/>
        <w:t>T</w:t>
      </w:r>
      <w:r w:rsidR="008C19AA" w:rsidRPr="00C82C33">
        <w:rPr>
          <w:b/>
          <w:i/>
        </w:rPr>
        <w:t>ABLE OF CONTENTS</w:t>
      </w:r>
    </w:p>
    <w:sdt>
      <w:sdtPr>
        <w:rPr>
          <w:rFonts w:ascii="Palatino Linotype" w:eastAsiaTheme="minorEastAsia" w:hAnsi="Palatino Linotype" w:cs="Times New Roman"/>
          <w:b w:val="0"/>
          <w:kern w:val="0"/>
          <w:sz w:val="22"/>
          <w:szCs w:val="22"/>
          <w:lang w:eastAsia="en-US"/>
        </w:rPr>
        <w:id w:val="748462685"/>
        <w:docPartObj>
          <w:docPartGallery w:val="Table of Contents"/>
          <w:docPartUnique/>
        </w:docPartObj>
      </w:sdtPr>
      <w:sdtEndPr/>
      <w:sdtContent>
        <w:p w14:paraId="53A0F640" w14:textId="1E9DF961" w:rsidR="008C19AA" w:rsidRPr="001F2548" w:rsidRDefault="008C19AA" w:rsidP="008C19AA">
          <w:pPr>
            <w:pStyle w:val="TOCHeading"/>
            <w:ind w:firstLine="0"/>
            <w:rPr>
              <w:rFonts w:ascii="Palatino Linotype" w:hAnsi="Palatino Linotype" w:cs="Times New Roman"/>
              <w:b w:val="0"/>
            </w:rPr>
          </w:pPr>
        </w:p>
        <w:p w14:paraId="6113C8F1" w14:textId="77777777" w:rsidR="008C19AA" w:rsidRPr="001F2548" w:rsidRDefault="008C19AA" w:rsidP="008C19AA">
          <w:pPr>
            <w:pStyle w:val="TOC1"/>
            <w:rPr>
              <w:rFonts w:ascii="Palatino Linotype" w:hAnsi="Palatino Linotype" w:cs="Times New Roman"/>
              <w:bCs/>
            </w:rPr>
          </w:pPr>
          <w:r w:rsidRPr="001F2548">
            <w:rPr>
              <w:rFonts w:ascii="Palatino Linotype" w:hAnsi="Palatino Linotype" w:cs="Times New Roman"/>
            </w:rPr>
            <w:t>Abstract</w:t>
          </w:r>
          <w:r w:rsidRPr="001F2548">
            <w:rPr>
              <w:rFonts w:ascii="Palatino Linotype" w:hAnsi="Palatino Linotype" w:cs="Times New Roman"/>
            </w:rPr>
            <w:ptab w:relativeTo="margin" w:alignment="right" w:leader="dot"/>
          </w:r>
          <w:r w:rsidR="005727D4">
            <w:rPr>
              <w:rFonts w:ascii="Palatino Linotype" w:hAnsi="Palatino Linotype" w:cs="Times New Roman"/>
              <w:bCs/>
            </w:rPr>
            <w:t>1</w:t>
          </w:r>
        </w:p>
        <w:p w14:paraId="4F10C1A2" w14:textId="63B9A60C" w:rsidR="008C19AA" w:rsidRPr="001F2548" w:rsidRDefault="008C19AA" w:rsidP="008C19AA">
          <w:pPr>
            <w:pStyle w:val="TOC1"/>
            <w:rPr>
              <w:rFonts w:ascii="Palatino Linotype" w:hAnsi="Palatino Linotype" w:cs="Times New Roman"/>
              <w:bCs/>
            </w:rPr>
          </w:pPr>
          <w:r w:rsidRPr="001F2548">
            <w:rPr>
              <w:rFonts w:ascii="Palatino Linotype" w:hAnsi="Palatino Linotype" w:cs="Times New Roman"/>
            </w:rPr>
            <w:t>Table of Contents</w:t>
          </w:r>
          <w:r w:rsidRPr="001F2548">
            <w:rPr>
              <w:rFonts w:ascii="Palatino Linotype" w:hAnsi="Palatino Linotype" w:cs="Times New Roman"/>
            </w:rPr>
            <w:ptab w:relativeTo="margin" w:alignment="right" w:leader="dot"/>
          </w:r>
          <w:r w:rsidR="00424E94">
            <w:rPr>
              <w:rFonts w:ascii="Palatino Linotype" w:hAnsi="Palatino Linotype" w:cs="Times New Roman"/>
            </w:rPr>
            <w:t>2</w:t>
          </w:r>
        </w:p>
        <w:p w14:paraId="50E135E6" w14:textId="77777777" w:rsidR="008C19AA" w:rsidRPr="001F2548" w:rsidRDefault="008C19AA" w:rsidP="008C19AA">
          <w:pPr>
            <w:pStyle w:val="TOC1"/>
            <w:rPr>
              <w:rFonts w:ascii="Palatino Linotype" w:hAnsi="Palatino Linotype" w:cs="Times New Roman"/>
              <w:bCs/>
            </w:rPr>
          </w:pPr>
          <w:r w:rsidRPr="001F2548">
            <w:rPr>
              <w:rFonts w:ascii="Palatino Linotype" w:hAnsi="Palatino Linotype" w:cs="Times New Roman"/>
            </w:rPr>
            <w:t>List of Figures</w:t>
          </w:r>
          <w:r w:rsidRPr="001F2548">
            <w:rPr>
              <w:rFonts w:ascii="Palatino Linotype" w:hAnsi="Palatino Linotype" w:cs="Times New Roman"/>
            </w:rPr>
            <w:ptab w:relativeTo="margin" w:alignment="right" w:leader="dot"/>
          </w:r>
          <w:r w:rsidR="00424E94">
            <w:rPr>
              <w:rFonts w:ascii="Palatino Linotype" w:hAnsi="Palatino Linotype" w:cs="Times New Roman"/>
            </w:rPr>
            <w:t>4</w:t>
          </w:r>
        </w:p>
        <w:p w14:paraId="6ADD8E6C" w14:textId="77777777" w:rsidR="0028238F" w:rsidRPr="001F2548" w:rsidRDefault="0028238F" w:rsidP="0028238F">
          <w:pPr>
            <w:pStyle w:val="TOC1"/>
            <w:rPr>
              <w:rFonts w:ascii="Palatino Linotype" w:hAnsi="Palatino Linotype" w:cs="Times New Roman"/>
            </w:rPr>
          </w:pPr>
          <w:r w:rsidRPr="001F2548">
            <w:rPr>
              <w:rFonts w:ascii="Palatino Linotype" w:hAnsi="Palatino Linotype" w:cs="Times New Roman"/>
            </w:rPr>
            <w:t>Chapter 1: Introduction</w:t>
          </w:r>
          <w:r w:rsidRPr="001F2548">
            <w:rPr>
              <w:rFonts w:ascii="Palatino Linotype" w:hAnsi="Palatino Linotype" w:cs="Times New Roman"/>
            </w:rPr>
            <w:ptab w:relativeTo="margin" w:alignment="right" w:leader="dot"/>
          </w:r>
          <w:r w:rsidR="00424E94">
            <w:rPr>
              <w:rFonts w:ascii="Palatino Linotype" w:hAnsi="Palatino Linotype" w:cs="Times New Roman"/>
            </w:rPr>
            <w:t>5</w:t>
          </w:r>
        </w:p>
        <w:p w14:paraId="50ADA538" w14:textId="6D1C9A83" w:rsidR="0028238F" w:rsidRPr="001F2548" w:rsidRDefault="0028238F" w:rsidP="0028238F">
          <w:pPr>
            <w:pStyle w:val="TOC1"/>
            <w:ind w:left="720"/>
            <w:rPr>
              <w:rFonts w:ascii="Palatino Linotype" w:hAnsi="Palatino Linotype" w:cs="Times New Roman"/>
            </w:rPr>
          </w:pPr>
          <w:r w:rsidRPr="001F2548">
            <w:rPr>
              <w:rFonts w:ascii="Palatino Linotype" w:hAnsi="Palatino Linotype" w:cs="Times New Roman"/>
            </w:rPr>
            <w:t>1.1 Problem Statement</w:t>
          </w:r>
          <w:r w:rsidRPr="001F2548">
            <w:rPr>
              <w:rFonts w:ascii="Palatino Linotype" w:hAnsi="Palatino Linotype" w:cs="Times New Roman"/>
            </w:rPr>
            <w:ptab w:relativeTo="margin" w:alignment="right" w:leader="dot"/>
          </w:r>
          <w:r w:rsidR="00AE5045">
            <w:rPr>
              <w:rFonts w:ascii="Palatino Linotype" w:hAnsi="Palatino Linotype" w:cs="Times New Roman"/>
            </w:rPr>
            <w:t>6</w:t>
          </w:r>
        </w:p>
        <w:p w14:paraId="30A8230C" w14:textId="789D8ED6" w:rsidR="0028238F" w:rsidRPr="001F2548" w:rsidRDefault="0028238F" w:rsidP="0028238F">
          <w:pPr>
            <w:pStyle w:val="TOC1"/>
            <w:ind w:left="720"/>
            <w:rPr>
              <w:rFonts w:ascii="Palatino Linotype" w:hAnsi="Palatino Linotype" w:cs="Times New Roman"/>
            </w:rPr>
          </w:pPr>
          <w:r w:rsidRPr="001F2548">
            <w:rPr>
              <w:rFonts w:ascii="Palatino Linotype" w:hAnsi="Palatino Linotype" w:cs="Times New Roman"/>
            </w:rPr>
            <w:t>1.2 Motivation</w:t>
          </w:r>
          <w:r w:rsidRPr="001F2548">
            <w:rPr>
              <w:rFonts w:ascii="Palatino Linotype" w:hAnsi="Palatino Linotype" w:cs="Times New Roman"/>
            </w:rPr>
            <w:ptab w:relativeTo="margin" w:alignment="right" w:leader="dot"/>
          </w:r>
          <w:r w:rsidR="00AE5045">
            <w:rPr>
              <w:rFonts w:ascii="Palatino Linotype" w:hAnsi="Palatino Linotype" w:cs="Times New Roman"/>
            </w:rPr>
            <w:t>7</w:t>
          </w:r>
        </w:p>
        <w:p w14:paraId="3D5544B3" w14:textId="5E3D9B6F" w:rsidR="0028238F" w:rsidRPr="001F2548" w:rsidRDefault="0028238F" w:rsidP="0028238F">
          <w:pPr>
            <w:pStyle w:val="TOC1"/>
            <w:ind w:left="720"/>
            <w:rPr>
              <w:rFonts w:ascii="Palatino Linotype" w:hAnsi="Palatino Linotype" w:cs="Times New Roman"/>
            </w:rPr>
          </w:pPr>
          <w:r w:rsidRPr="001F2548">
            <w:rPr>
              <w:rFonts w:ascii="Palatino Linotype" w:hAnsi="Palatino Linotype" w:cs="Times New Roman"/>
            </w:rPr>
            <w:t>1.3 Contributions</w:t>
          </w:r>
          <w:r w:rsidRPr="001F2548">
            <w:rPr>
              <w:rFonts w:ascii="Palatino Linotype" w:hAnsi="Palatino Linotype" w:cs="Times New Roman"/>
            </w:rPr>
            <w:ptab w:relativeTo="margin" w:alignment="right" w:leader="dot"/>
          </w:r>
          <w:r w:rsidR="00AE5045">
            <w:rPr>
              <w:rFonts w:ascii="Palatino Linotype" w:hAnsi="Palatino Linotype" w:cs="Times New Roman"/>
            </w:rPr>
            <w:t>10</w:t>
          </w:r>
        </w:p>
        <w:p w14:paraId="0B39497E" w14:textId="3BEE3CD4" w:rsidR="0028238F" w:rsidRPr="001F2548" w:rsidRDefault="0028238F" w:rsidP="0028238F">
          <w:pPr>
            <w:pStyle w:val="TOC1"/>
            <w:ind w:left="720"/>
            <w:rPr>
              <w:rFonts w:ascii="Palatino Linotype" w:hAnsi="Palatino Linotype" w:cs="Times New Roman"/>
            </w:rPr>
          </w:pPr>
          <w:r w:rsidRPr="001F2548">
            <w:rPr>
              <w:rFonts w:ascii="Palatino Linotype" w:hAnsi="Palatino Linotype" w:cs="Times New Roman"/>
            </w:rPr>
            <w:t>1.4 Thesis Outline</w:t>
          </w:r>
          <w:r w:rsidRPr="001F2548">
            <w:rPr>
              <w:rFonts w:ascii="Palatino Linotype" w:hAnsi="Palatino Linotype" w:cs="Times New Roman"/>
            </w:rPr>
            <w:ptab w:relativeTo="margin" w:alignment="right" w:leader="dot"/>
          </w:r>
          <w:r w:rsidR="00F15311">
            <w:rPr>
              <w:rFonts w:ascii="Palatino Linotype" w:hAnsi="Palatino Linotype" w:cs="Times New Roman"/>
            </w:rPr>
            <w:t>10</w:t>
          </w:r>
        </w:p>
        <w:p w14:paraId="2FC51EAC" w14:textId="502A0E78" w:rsidR="0028238F" w:rsidRPr="001F2548" w:rsidRDefault="0028238F" w:rsidP="0028238F">
          <w:pPr>
            <w:pStyle w:val="TOC1"/>
            <w:rPr>
              <w:rFonts w:ascii="Palatino Linotype" w:hAnsi="Palatino Linotype" w:cs="Times New Roman"/>
            </w:rPr>
          </w:pPr>
          <w:r w:rsidRPr="001F2548">
            <w:rPr>
              <w:rFonts w:ascii="Palatino Linotype" w:hAnsi="Palatino Linotype" w:cs="Times New Roman"/>
            </w:rPr>
            <w:t>Chapter 2: Background</w:t>
          </w:r>
          <w:r w:rsidRPr="001F2548">
            <w:rPr>
              <w:rFonts w:ascii="Palatino Linotype" w:hAnsi="Palatino Linotype" w:cs="Times New Roman"/>
            </w:rPr>
            <w:ptab w:relativeTo="margin" w:alignment="right" w:leader="dot"/>
          </w:r>
          <w:r w:rsidR="00F15311">
            <w:rPr>
              <w:rFonts w:ascii="Palatino Linotype" w:hAnsi="Palatino Linotype" w:cs="Times New Roman"/>
            </w:rPr>
            <w:t>11</w:t>
          </w:r>
        </w:p>
        <w:p w14:paraId="3836734B" w14:textId="7EC678FA" w:rsidR="0028238F" w:rsidRDefault="00553863" w:rsidP="0028238F">
          <w:pPr>
            <w:pStyle w:val="TOC1"/>
            <w:rPr>
              <w:rFonts w:ascii="Palatino Linotype" w:hAnsi="Palatino Linotype" w:cs="Times New Roman"/>
            </w:rPr>
          </w:pPr>
          <w:r w:rsidRPr="001F2548">
            <w:rPr>
              <w:rFonts w:ascii="Palatino Linotype" w:hAnsi="Palatino Linotype" w:cs="Times New Roman"/>
            </w:rPr>
            <w:t>Chapter 3</w:t>
          </w:r>
          <w:r w:rsidR="0028238F" w:rsidRPr="001F2548">
            <w:rPr>
              <w:rFonts w:ascii="Palatino Linotype" w:hAnsi="Palatino Linotype" w:cs="Times New Roman"/>
            </w:rPr>
            <w:t xml:space="preserve">: </w:t>
          </w:r>
          <w:r w:rsidRPr="001F2548">
            <w:rPr>
              <w:rFonts w:ascii="Palatino Linotype" w:hAnsi="Palatino Linotype" w:cs="Times New Roman"/>
            </w:rPr>
            <w:t>Methodology</w:t>
          </w:r>
          <w:r w:rsidR="0028238F" w:rsidRPr="001F2548">
            <w:rPr>
              <w:rFonts w:ascii="Palatino Linotype" w:hAnsi="Palatino Linotype" w:cs="Times New Roman"/>
            </w:rPr>
            <w:ptab w:relativeTo="margin" w:alignment="right" w:leader="dot"/>
          </w:r>
          <w:r w:rsidR="00F15311">
            <w:rPr>
              <w:rFonts w:ascii="Palatino Linotype" w:hAnsi="Palatino Linotype" w:cs="Times New Roman"/>
            </w:rPr>
            <w:t>13</w:t>
          </w:r>
        </w:p>
        <w:p w14:paraId="5A7156B8" w14:textId="247FAABC" w:rsidR="00207C5F" w:rsidRPr="001F2548" w:rsidRDefault="00207C5F" w:rsidP="00207C5F">
          <w:pPr>
            <w:pStyle w:val="TOC1"/>
            <w:ind w:left="720"/>
            <w:rPr>
              <w:rFonts w:ascii="Palatino Linotype" w:hAnsi="Palatino Linotype" w:cs="Times New Roman"/>
            </w:rPr>
          </w:pPr>
          <w:r>
            <w:rPr>
              <w:rFonts w:ascii="Palatino Linotype" w:hAnsi="Palatino Linotype" w:cs="Times New Roman"/>
            </w:rPr>
            <w:t>3</w:t>
          </w:r>
          <w:r w:rsidRPr="001F2548">
            <w:rPr>
              <w:rFonts w:ascii="Palatino Linotype" w:hAnsi="Palatino Linotype" w:cs="Times New Roman"/>
            </w:rPr>
            <w:t xml:space="preserve">.1 </w:t>
          </w:r>
          <w:r>
            <w:rPr>
              <w:rFonts w:ascii="Palatino Linotype" w:hAnsi="Palatino Linotype" w:cs="Times New Roman"/>
            </w:rPr>
            <w:t>Dataset</w:t>
          </w:r>
          <w:r w:rsidRPr="001F2548">
            <w:rPr>
              <w:rFonts w:ascii="Palatino Linotype" w:hAnsi="Palatino Linotype" w:cs="Times New Roman"/>
            </w:rPr>
            <w:ptab w:relativeTo="margin" w:alignment="right" w:leader="dot"/>
          </w:r>
          <w:r w:rsidR="002509AF">
            <w:rPr>
              <w:rFonts w:ascii="Palatino Linotype" w:hAnsi="Palatino Linotype" w:cs="Times New Roman"/>
            </w:rPr>
            <w:t>14</w:t>
          </w:r>
          <w:r>
            <w:rPr>
              <w:rFonts w:ascii="Palatino Linotype" w:hAnsi="Palatino Linotype" w:cs="Times New Roman"/>
            </w:rPr>
            <w:tab/>
          </w:r>
          <w:r w:rsidR="002509AF">
            <w:rPr>
              <w:rFonts w:ascii="Palatino Linotype" w:hAnsi="Palatino Linotype" w:cs="Times New Roman"/>
            </w:rPr>
            <w:tab/>
          </w:r>
          <w:r>
            <w:rPr>
              <w:rFonts w:ascii="Palatino Linotype" w:hAnsi="Palatino Linotype" w:cs="Times New Roman"/>
            </w:rPr>
            <w:t>3</w:t>
          </w:r>
          <w:r w:rsidRPr="001F2548">
            <w:rPr>
              <w:rFonts w:ascii="Palatino Linotype" w:hAnsi="Palatino Linotype" w:cs="Times New Roman"/>
            </w:rPr>
            <w:t>.1</w:t>
          </w:r>
          <w:r>
            <w:rPr>
              <w:rFonts w:ascii="Palatino Linotype" w:hAnsi="Palatino Linotype" w:cs="Times New Roman"/>
            </w:rPr>
            <w:t>.1</w:t>
          </w:r>
          <w:r w:rsidRPr="001F2548">
            <w:rPr>
              <w:rFonts w:ascii="Palatino Linotype" w:hAnsi="Palatino Linotype" w:cs="Times New Roman"/>
            </w:rPr>
            <w:t xml:space="preserve"> </w:t>
          </w:r>
          <w:r>
            <w:rPr>
              <w:rFonts w:ascii="Palatino Linotype" w:hAnsi="Palatino Linotype" w:cs="Times New Roman"/>
            </w:rPr>
            <w:t>Event</w:t>
          </w:r>
          <w:r w:rsidR="002509AF">
            <w:rPr>
              <w:rFonts w:ascii="Palatino Linotype" w:hAnsi="Palatino Linotype" w:cs="Times New Roman"/>
            </w:rPr>
            <w:t>s</w:t>
          </w:r>
          <w:r w:rsidRPr="001F2548">
            <w:rPr>
              <w:rFonts w:ascii="Palatino Linotype" w:hAnsi="Palatino Linotype" w:cs="Times New Roman"/>
            </w:rPr>
            <w:ptab w:relativeTo="margin" w:alignment="right" w:leader="dot"/>
          </w:r>
          <w:r w:rsidR="002509AF">
            <w:rPr>
              <w:rFonts w:ascii="Palatino Linotype" w:hAnsi="Palatino Linotype" w:cs="Times New Roman"/>
            </w:rPr>
            <w:t>14</w:t>
          </w:r>
        </w:p>
        <w:p w14:paraId="09D7CC57" w14:textId="45AE396A" w:rsidR="00207C5F" w:rsidRPr="001F2548" w:rsidRDefault="00207C5F" w:rsidP="00207C5F">
          <w:pPr>
            <w:pStyle w:val="TOC1"/>
            <w:ind w:left="720"/>
            <w:rPr>
              <w:rFonts w:ascii="Palatino Linotype" w:hAnsi="Palatino Linotype" w:cs="Times New Roman"/>
            </w:rPr>
          </w:pPr>
          <w:r>
            <w:rPr>
              <w:rFonts w:ascii="Palatino Linotype" w:hAnsi="Palatino Linotype" w:cs="Times New Roman"/>
            </w:rPr>
            <w:tab/>
          </w:r>
          <w:r>
            <w:rPr>
              <w:rFonts w:ascii="Palatino Linotype" w:hAnsi="Palatino Linotype" w:cs="Times New Roman"/>
            </w:rPr>
            <w:t>3</w:t>
          </w:r>
          <w:r w:rsidRPr="001F2548">
            <w:rPr>
              <w:rFonts w:ascii="Palatino Linotype" w:hAnsi="Palatino Linotype" w:cs="Times New Roman"/>
            </w:rPr>
            <w:t>.1</w:t>
          </w:r>
          <w:r>
            <w:rPr>
              <w:rFonts w:ascii="Palatino Linotype" w:hAnsi="Palatino Linotype" w:cs="Times New Roman"/>
            </w:rPr>
            <w:t>.2</w:t>
          </w:r>
          <w:r w:rsidRPr="001F2548">
            <w:rPr>
              <w:rFonts w:ascii="Palatino Linotype" w:hAnsi="Palatino Linotype" w:cs="Times New Roman"/>
            </w:rPr>
            <w:t xml:space="preserve"> </w:t>
          </w:r>
          <w:r>
            <w:rPr>
              <w:rFonts w:ascii="Palatino Linotype" w:hAnsi="Palatino Linotype" w:cs="Times New Roman"/>
            </w:rPr>
            <w:t>Round</w:t>
          </w:r>
          <w:r w:rsidR="002509AF">
            <w:rPr>
              <w:rFonts w:ascii="Palatino Linotype" w:hAnsi="Palatino Linotype" w:cs="Times New Roman"/>
            </w:rPr>
            <w:t>s</w:t>
          </w:r>
          <w:r w:rsidRPr="001F2548">
            <w:rPr>
              <w:rFonts w:ascii="Palatino Linotype" w:hAnsi="Palatino Linotype" w:cs="Times New Roman"/>
            </w:rPr>
            <w:ptab w:relativeTo="margin" w:alignment="right" w:leader="dot"/>
          </w:r>
          <w:r w:rsidR="002509AF">
            <w:rPr>
              <w:rFonts w:ascii="Palatino Linotype" w:hAnsi="Palatino Linotype" w:cs="Times New Roman"/>
            </w:rPr>
            <w:t>1</w:t>
          </w:r>
          <w:r>
            <w:rPr>
              <w:rFonts w:ascii="Palatino Linotype" w:hAnsi="Palatino Linotype" w:cs="Times New Roman"/>
            </w:rPr>
            <w:t>6</w:t>
          </w:r>
        </w:p>
        <w:p w14:paraId="55191EAC" w14:textId="487C6BF7" w:rsidR="00207C5F" w:rsidRPr="001F2548" w:rsidRDefault="00207C5F" w:rsidP="00207C5F">
          <w:pPr>
            <w:pStyle w:val="TOC1"/>
            <w:ind w:left="720"/>
            <w:rPr>
              <w:rFonts w:ascii="Palatino Linotype" w:hAnsi="Palatino Linotype" w:cs="Times New Roman"/>
            </w:rPr>
          </w:pPr>
          <w:r>
            <w:rPr>
              <w:rFonts w:ascii="Palatino Linotype" w:hAnsi="Palatino Linotype" w:cs="Times New Roman"/>
            </w:rPr>
            <w:tab/>
          </w:r>
          <w:r>
            <w:rPr>
              <w:rFonts w:ascii="Palatino Linotype" w:hAnsi="Palatino Linotype" w:cs="Times New Roman"/>
            </w:rPr>
            <w:t>3</w:t>
          </w:r>
          <w:r w:rsidRPr="001F2548">
            <w:rPr>
              <w:rFonts w:ascii="Palatino Linotype" w:hAnsi="Palatino Linotype" w:cs="Times New Roman"/>
            </w:rPr>
            <w:t>.1</w:t>
          </w:r>
          <w:r>
            <w:rPr>
              <w:rFonts w:ascii="Palatino Linotype" w:hAnsi="Palatino Linotype" w:cs="Times New Roman"/>
            </w:rPr>
            <w:t>.3</w:t>
          </w:r>
          <w:r w:rsidRPr="001F2548">
            <w:rPr>
              <w:rFonts w:ascii="Palatino Linotype" w:hAnsi="Palatino Linotype" w:cs="Times New Roman"/>
            </w:rPr>
            <w:t xml:space="preserve"> </w:t>
          </w:r>
          <w:r>
            <w:rPr>
              <w:rFonts w:ascii="Palatino Linotype" w:hAnsi="Palatino Linotype" w:cs="Times New Roman"/>
            </w:rPr>
            <w:t>Hole</w:t>
          </w:r>
          <w:r w:rsidR="002509AF">
            <w:rPr>
              <w:rFonts w:ascii="Palatino Linotype" w:hAnsi="Palatino Linotype" w:cs="Times New Roman"/>
            </w:rPr>
            <w:t>s</w:t>
          </w:r>
          <w:r w:rsidRPr="001F2548">
            <w:rPr>
              <w:rFonts w:ascii="Palatino Linotype" w:hAnsi="Palatino Linotype" w:cs="Times New Roman"/>
            </w:rPr>
            <w:ptab w:relativeTo="margin" w:alignment="right" w:leader="dot"/>
          </w:r>
          <w:r w:rsidR="002509AF">
            <w:rPr>
              <w:rFonts w:ascii="Palatino Linotype" w:hAnsi="Palatino Linotype" w:cs="Times New Roman"/>
            </w:rPr>
            <w:t>17</w:t>
          </w:r>
        </w:p>
        <w:p w14:paraId="37147E8E" w14:textId="15F2E144" w:rsidR="00207C5F" w:rsidRPr="001F2548" w:rsidRDefault="00207C5F" w:rsidP="00207C5F">
          <w:pPr>
            <w:pStyle w:val="TOC1"/>
            <w:ind w:left="720"/>
            <w:rPr>
              <w:rFonts w:ascii="Palatino Linotype" w:hAnsi="Palatino Linotype" w:cs="Times New Roman"/>
            </w:rPr>
          </w:pPr>
          <w:r>
            <w:rPr>
              <w:rFonts w:ascii="Palatino Linotype" w:hAnsi="Palatino Linotype" w:cs="Times New Roman"/>
            </w:rPr>
            <w:tab/>
          </w:r>
          <w:r>
            <w:rPr>
              <w:rFonts w:ascii="Palatino Linotype" w:hAnsi="Palatino Linotype" w:cs="Times New Roman"/>
            </w:rPr>
            <w:t>3</w:t>
          </w:r>
          <w:r w:rsidRPr="001F2548">
            <w:rPr>
              <w:rFonts w:ascii="Palatino Linotype" w:hAnsi="Palatino Linotype" w:cs="Times New Roman"/>
            </w:rPr>
            <w:t>.1</w:t>
          </w:r>
          <w:r>
            <w:rPr>
              <w:rFonts w:ascii="Palatino Linotype" w:hAnsi="Palatino Linotype" w:cs="Times New Roman"/>
            </w:rPr>
            <w:t>.4</w:t>
          </w:r>
          <w:r w:rsidRPr="001F2548">
            <w:rPr>
              <w:rFonts w:ascii="Palatino Linotype" w:hAnsi="Palatino Linotype" w:cs="Times New Roman"/>
            </w:rPr>
            <w:t xml:space="preserve"> </w:t>
          </w:r>
          <w:r>
            <w:rPr>
              <w:rFonts w:ascii="Palatino Linotype" w:hAnsi="Palatino Linotype" w:cs="Times New Roman"/>
            </w:rPr>
            <w:t>Shot</w:t>
          </w:r>
          <w:r w:rsidR="002509AF">
            <w:rPr>
              <w:rFonts w:ascii="Palatino Linotype" w:hAnsi="Palatino Linotype" w:cs="Times New Roman"/>
            </w:rPr>
            <w:t>s</w:t>
          </w:r>
          <w:r w:rsidRPr="001F2548">
            <w:rPr>
              <w:rFonts w:ascii="Palatino Linotype" w:hAnsi="Palatino Linotype" w:cs="Times New Roman"/>
            </w:rPr>
            <w:ptab w:relativeTo="margin" w:alignment="right" w:leader="dot"/>
          </w:r>
          <w:r w:rsidR="002509AF">
            <w:rPr>
              <w:rFonts w:ascii="Palatino Linotype" w:hAnsi="Palatino Linotype" w:cs="Times New Roman"/>
            </w:rPr>
            <w:t>18</w:t>
          </w:r>
        </w:p>
        <w:p w14:paraId="4A2D5562" w14:textId="61D4F10B" w:rsidR="00207C5F" w:rsidRDefault="00207C5F" w:rsidP="00207C5F">
          <w:pPr>
            <w:pStyle w:val="TOC1"/>
            <w:ind w:left="720"/>
            <w:rPr>
              <w:rFonts w:ascii="Palatino Linotype" w:hAnsi="Palatino Linotype" w:cs="Times New Roman"/>
            </w:rPr>
          </w:pPr>
          <w:r>
            <w:rPr>
              <w:rFonts w:ascii="Palatino Linotype" w:hAnsi="Palatino Linotype" w:cs="Times New Roman"/>
            </w:rPr>
            <w:tab/>
          </w:r>
          <w:r>
            <w:rPr>
              <w:rFonts w:ascii="Palatino Linotype" w:hAnsi="Palatino Linotype" w:cs="Times New Roman"/>
            </w:rPr>
            <w:t>3</w:t>
          </w:r>
          <w:r w:rsidRPr="001F2548">
            <w:rPr>
              <w:rFonts w:ascii="Palatino Linotype" w:hAnsi="Palatino Linotype" w:cs="Times New Roman"/>
            </w:rPr>
            <w:t>.1</w:t>
          </w:r>
          <w:r>
            <w:rPr>
              <w:rFonts w:ascii="Palatino Linotype" w:hAnsi="Palatino Linotype" w:cs="Times New Roman"/>
            </w:rPr>
            <w:t>.5</w:t>
          </w:r>
          <w:r w:rsidRPr="001F2548">
            <w:rPr>
              <w:rFonts w:ascii="Palatino Linotype" w:hAnsi="Palatino Linotype" w:cs="Times New Roman"/>
            </w:rPr>
            <w:t xml:space="preserve"> </w:t>
          </w:r>
          <w:r>
            <w:rPr>
              <w:rFonts w:ascii="Palatino Linotype" w:hAnsi="Palatino Linotype" w:cs="Times New Roman"/>
            </w:rPr>
            <w:t>Course</w:t>
          </w:r>
          <w:r w:rsidR="002509AF">
            <w:rPr>
              <w:rFonts w:ascii="Palatino Linotype" w:hAnsi="Palatino Linotype" w:cs="Times New Roman"/>
            </w:rPr>
            <w:t>s</w:t>
          </w:r>
          <w:r w:rsidRPr="001F2548">
            <w:rPr>
              <w:rFonts w:ascii="Palatino Linotype" w:hAnsi="Palatino Linotype" w:cs="Times New Roman"/>
            </w:rPr>
            <w:ptab w:relativeTo="margin" w:alignment="right" w:leader="dot"/>
          </w:r>
          <w:r w:rsidR="002509AF">
            <w:rPr>
              <w:rFonts w:ascii="Palatino Linotype" w:hAnsi="Palatino Linotype" w:cs="Times New Roman"/>
            </w:rPr>
            <w:t>19</w:t>
          </w:r>
        </w:p>
        <w:p w14:paraId="7665846F" w14:textId="047493AF" w:rsidR="006E0075" w:rsidRPr="001F2548" w:rsidRDefault="006E0075" w:rsidP="006E0075">
          <w:pPr>
            <w:pStyle w:val="TOC1"/>
            <w:ind w:left="720"/>
            <w:rPr>
              <w:rFonts w:ascii="Palatino Linotype" w:hAnsi="Palatino Linotype" w:cs="Times New Roman"/>
            </w:rPr>
          </w:pPr>
          <w:r>
            <w:rPr>
              <w:rFonts w:ascii="Palatino Linotype" w:hAnsi="Palatino Linotype" w:cs="Times New Roman"/>
            </w:rPr>
            <w:t>3</w:t>
          </w:r>
          <w:r>
            <w:rPr>
              <w:rFonts w:ascii="Palatino Linotype" w:hAnsi="Palatino Linotype" w:cs="Times New Roman"/>
            </w:rPr>
            <w:t>.2</w:t>
          </w:r>
          <w:r w:rsidRPr="001F2548">
            <w:rPr>
              <w:rFonts w:ascii="Palatino Linotype" w:hAnsi="Palatino Linotype" w:cs="Times New Roman"/>
            </w:rPr>
            <w:t xml:space="preserve"> </w:t>
          </w:r>
          <w:r>
            <w:rPr>
              <w:rFonts w:ascii="Palatino Linotype" w:hAnsi="Palatino Linotype" w:cs="Times New Roman"/>
            </w:rPr>
            <w:t>Data</w:t>
          </w:r>
          <w:r>
            <w:rPr>
              <w:rFonts w:ascii="Palatino Linotype" w:hAnsi="Palatino Linotype" w:cs="Times New Roman"/>
            </w:rPr>
            <w:t xml:space="preserve">mining and </w:t>
          </w:r>
          <w:r w:rsidR="00AF4F5A">
            <w:rPr>
              <w:rFonts w:ascii="Palatino Linotype" w:hAnsi="Palatino Linotype" w:cs="Times New Roman"/>
            </w:rPr>
            <w:t>Analyzing</w:t>
          </w:r>
          <w:r w:rsidRPr="001F2548">
            <w:rPr>
              <w:rFonts w:ascii="Palatino Linotype" w:hAnsi="Palatino Linotype" w:cs="Times New Roman"/>
            </w:rPr>
            <w:ptab w:relativeTo="margin" w:alignment="right" w:leader="dot"/>
          </w:r>
          <w:r w:rsidR="002509AF">
            <w:rPr>
              <w:rFonts w:ascii="Palatino Linotype" w:hAnsi="Palatino Linotype" w:cs="Times New Roman"/>
            </w:rPr>
            <w:t>19</w:t>
          </w:r>
        </w:p>
        <w:p w14:paraId="1BF1D0AD" w14:textId="27A71DDD" w:rsidR="00553863" w:rsidRPr="001F2548" w:rsidRDefault="00553863" w:rsidP="00553863">
          <w:pPr>
            <w:pStyle w:val="TOC1"/>
            <w:rPr>
              <w:rFonts w:ascii="Palatino Linotype" w:hAnsi="Palatino Linotype" w:cs="Times New Roman"/>
            </w:rPr>
          </w:pPr>
          <w:r w:rsidRPr="001F2548">
            <w:rPr>
              <w:rFonts w:ascii="Palatino Linotype" w:hAnsi="Palatino Linotype" w:cs="Times New Roman"/>
            </w:rPr>
            <w:t>Chapter 4: System Design</w:t>
          </w:r>
          <w:r w:rsidRPr="001F2548">
            <w:rPr>
              <w:rFonts w:ascii="Palatino Linotype" w:hAnsi="Palatino Linotype" w:cs="Times New Roman"/>
            </w:rPr>
            <w:ptab w:relativeTo="margin" w:alignment="right" w:leader="dot"/>
          </w:r>
          <w:r w:rsidR="002509AF">
            <w:rPr>
              <w:rFonts w:ascii="Palatino Linotype" w:hAnsi="Palatino Linotype" w:cs="Times New Roman"/>
            </w:rPr>
            <w:t>20</w:t>
          </w:r>
        </w:p>
        <w:p w14:paraId="26DF3AD1" w14:textId="67C87D88" w:rsidR="009A3F2E" w:rsidRPr="001F2548" w:rsidRDefault="009A3F2E" w:rsidP="009A3F2E">
          <w:pPr>
            <w:pStyle w:val="TOC1"/>
            <w:ind w:left="720"/>
            <w:rPr>
              <w:rFonts w:ascii="Palatino Linotype" w:hAnsi="Palatino Linotype" w:cs="Times New Roman"/>
            </w:rPr>
          </w:pPr>
          <w:r w:rsidRPr="001F2548">
            <w:rPr>
              <w:rFonts w:ascii="Palatino Linotype" w:hAnsi="Palatino Linotype" w:cs="Times New Roman"/>
            </w:rPr>
            <w:t xml:space="preserve">4.1 </w:t>
          </w:r>
          <w:r w:rsidR="00AE3AF5">
            <w:rPr>
              <w:rFonts w:ascii="Palatino Linotype" w:hAnsi="Palatino Linotype" w:cs="Times New Roman"/>
            </w:rPr>
            <w:t>High Level Overview</w:t>
          </w:r>
          <w:r w:rsidRPr="001F2548">
            <w:rPr>
              <w:rFonts w:ascii="Palatino Linotype" w:hAnsi="Palatino Linotype" w:cs="Times New Roman"/>
            </w:rPr>
            <w:ptab w:relativeTo="margin" w:alignment="right" w:leader="dot"/>
          </w:r>
          <w:r w:rsidR="002509AF">
            <w:rPr>
              <w:rFonts w:ascii="Palatino Linotype" w:hAnsi="Palatino Linotype" w:cs="Times New Roman"/>
            </w:rPr>
            <w:t>20</w:t>
          </w:r>
        </w:p>
        <w:p w14:paraId="5CE01FB8" w14:textId="28863F97" w:rsidR="00151AB7" w:rsidRPr="001F2548" w:rsidRDefault="002509AF" w:rsidP="00151AB7">
          <w:pPr>
            <w:pStyle w:val="TOC1"/>
            <w:ind w:left="720"/>
            <w:rPr>
              <w:rFonts w:ascii="Palatino Linotype" w:hAnsi="Palatino Linotype" w:cs="Times New Roman"/>
            </w:rPr>
          </w:pPr>
          <w:r>
            <w:rPr>
              <w:rFonts w:ascii="Palatino Linotype" w:hAnsi="Palatino Linotype" w:cs="Times New Roman"/>
            </w:rPr>
            <w:tab/>
          </w:r>
          <w:r w:rsidR="00151AB7" w:rsidRPr="001F2548">
            <w:rPr>
              <w:rFonts w:ascii="Palatino Linotype" w:hAnsi="Palatino Linotype" w:cs="Times New Roman"/>
            </w:rPr>
            <w:t>4.1</w:t>
          </w:r>
          <w:r w:rsidR="00151AB7">
            <w:rPr>
              <w:rFonts w:ascii="Palatino Linotype" w:hAnsi="Palatino Linotype" w:cs="Times New Roman"/>
            </w:rPr>
            <w:t>.1</w:t>
          </w:r>
          <w:r w:rsidR="00151AB7" w:rsidRPr="001F2548">
            <w:rPr>
              <w:rFonts w:ascii="Palatino Linotype" w:hAnsi="Palatino Linotype" w:cs="Times New Roman"/>
            </w:rPr>
            <w:t xml:space="preserve"> </w:t>
          </w:r>
          <w:r w:rsidR="00151AB7">
            <w:rPr>
              <w:rFonts w:ascii="Palatino Linotype" w:hAnsi="Palatino Linotype" w:cs="Times New Roman"/>
            </w:rPr>
            <w:t>Client Server Based System</w:t>
          </w:r>
          <w:r w:rsidR="00151AB7" w:rsidRPr="001F2548">
            <w:rPr>
              <w:rFonts w:ascii="Palatino Linotype" w:hAnsi="Palatino Linotype" w:cs="Times New Roman"/>
            </w:rPr>
            <w:ptab w:relativeTo="margin" w:alignment="right" w:leader="dot"/>
          </w:r>
          <w:r>
            <w:rPr>
              <w:rFonts w:ascii="Palatino Linotype" w:hAnsi="Palatino Linotype" w:cs="Times New Roman"/>
            </w:rPr>
            <w:t>20</w:t>
          </w:r>
        </w:p>
        <w:p w14:paraId="1D2DADBD" w14:textId="4646FED1" w:rsidR="00B80829" w:rsidRPr="001F2548" w:rsidRDefault="00B80829" w:rsidP="00B80829">
          <w:pPr>
            <w:pStyle w:val="TOC1"/>
            <w:ind w:left="720"/>
            <w:rPr>
              <w:rFonts w:ascii="Palatino Linotype" w:hAnsi="Palatino Linotype" w:cs="Times New Roman"/>
            </w:rPr>
          </w:pPr>
          <w:r w:rsidRPr="001F2548">
            <w:rPr>
              <w:rFonts w:ascii="Palatino Linotype" w:hAnsi="Palatino Linotype" w:cs="Times New Roman"/>
            </w:rPr>
            <w:t>4</w:t>
          </w:r>
          <w:r>
            <w:rPr>
              <w:rFonts w:ascii="Palatino Linotype" w:hAnsi="Palatino Linotype" w:cs="Times New Roman"/>
            </w:rPr>
            <w:t>.2</w:t>
          </w:r>
          <w:r w:rsidRPr="001F2548">
            <w:rPr>
              <w:rFonts w:ascii="Palatino Linotype" w:hAnsi="Palatino Linotype" w:cs="Times New Roman"/>
            </w:rPr>
            <w:t xml:space="preserve"> </w:t>
          </w:r>
          <w:r>
            <w:rPr>
              <w:rFonts w:ascii="Palatino Linotype" w:hAnsi="Palatino Linotype" w:cs="Times New Roman"/>
            </w:rPr>
            <w:t>Server Components</w:t>
          </w:r>
          <w:r w:rsidRPr="001F2548">
            <w:rPr>
              <w:rFonts w:ascii="Palatino Linotype" w:hAnsi="Palatino Linotype" w:cs="Times New Roman"/>
            </w:rPr>
            <w:ptab w:relativeTo="margin" w:alignment="right" w:leader="dot"/>
          </w:r>
          <w:r w:rsidR="002509AF">
            <w:rPr>
              <w:rFonts w:ascii="Palatino Linotype" w:hAnsi="Palatino Linotype" w:cs="Times New Roman"/>
            </w:rPr>
            <w:t>21</w:t>
          </w:r>
        </w:p>
        <w:p w14:paraId="7C6EE19B" w14:textId="5B176FE7" w:rsidR="00B80829" w:rsidRPr="001F2548" w:rsidRDefault="002509AF" w:rsidP="00B80829">
          <w:pPr>
            <w:pStyle w:val="TOC1"/>
            <w:ind w:left="720"/>
            <w:rPr>
              <w:rFonts w:ascii="Palatino Linotype" w:hAnsi="Palatino Linotype" w:cs="Times New Roman"/>
            </w:rPr>
          </w:pPr>
          <w:r>
            <w:rPr>
              <w:rFonts w:ascii="Palatino Linotype" w:hAnsi="Palatino Linotype" w:cs="Times New Roman"/>
            </w:rPr>
            <w:tab/>
          </w:r>
          <w:r w:rsidR="00B80829" w:rsidRPr="001F2548">
            <w:rPr>
              <w:rFonts w:ascii="Palatino Linotype" w:hAnsi="Palatino Linotype" w:cs="Times New Roman"/>
            </w:rPr>
            <w:t>4</w:t>
          </w:r>
          <w:r w:rsidR="00B80829">
            <w:rPr>
              <w:rFonts w:ascii="Palatino Linotype" w:hAnsi="Palatino Linotype" w:cs="Times New Roman"/>
            </w:rPr>
            <w:t>.2.1</w:t>
          </w:r>
          <w:r w:rsidR="00B80829" w:rsidRPr="001F2548">
            <w:rPr>
              <w:rFonts w:ascii="Palatino Linotype" w:hAnsi="Palatino Linotype" w:cs="Times New Roman"/>
            </w:rPr>
            <w:t xml:space="preserve"> </w:t>
          </w:r>
          <w:r w:rsidR="00B80829">
            <w:rPr>
              <w:rFonts w:ascii="Palatino Linotype" w:hAnsi="Palatino Linotype" w:cs="Times New Roman"/>
            </w:rPr>
            <w:t>Restful Controller</w:t>
          </w:r>
          <w:r w:rsidR="00B80829" w:rsidRPr="001F2548">
            <w:rPr>
              <w:rFonts w:ascii="Palatino Linotype" w:hAnsi="Palatino Linotype" w:cs="Times New Roman"/>
            </w:rPr>
            <w:ptab w:relativeTo="margin" w:alignment="right" w:leader="dot"/>
          </w:r>
          <w:r>
            <w:rPr>
              <w:rFonts w:ascii="Palatino Linotype" w:hAnsi="Palatino Linotype" w:cs="Times New Roman"/>
            </w:rPr>
            <w:t>23</w:t>
          </w:r>
        </w:p>
        <w:p w14:paraId="44D1EF1E" w14:textId="04634A6F" w:rsidR="00B80829" w:rsidRPr="001F2548" w:rsidRDefault="002509AF" w:rsidP="00B80829">
          <w:pPr>
            <w:pStyle w:val="TOC1"/>
            <w:ind w:left="720"/>
            <w:rPr>
              <w:rFonts w:ascii="Palatino Linotype" w:hAnsi="Palatino Linotype" w:cs="Times New Roman"/>
            </w:rPr>
          </w:pPr>
          <w:r>
            <w:rPr>
              <w:rFonts w:ascii="Palatino Linotype" w:hAnsi="Palatino Linotype" w:cs="Times New Roman"/>
            </w:rPr>
            <w:tab/>
          </w:r>
          <w:r w:rsidR="00B80829" w:rsidRPr="001F2548">
            <w:rPr>
              <w:rFonts w:ascii="Palatino Linotype" w:hAnsi="Palatino Linotype" w:cs="Times New Roman"/>
            </w:rPr>
            <w:t>4</w:t>
          </w:r>
          <w:r w:rsidR="00B80829">
            <w:rPr>
              <w:rFonts w:ascii="Palatino Linotype" w:hAnsi="Palatino Linotype" w:cs="Times New Roman"/>
            </w:rPr>
            <w:t>.2.2 Scoring Engine</w:t>
          </w:r>
          <w:r w:rsidR="00B80829" w:rsidRPr="001F2548">
            <w:rPr>
              <w:rFonts w:ascii="Palatino Linotype" w:hAnsi="Palatino Linotype" w:cs="Times New Roman"/>
            </w:rPr>
            <w:ptab w:relativeTo="margin" w:alignment="right" w:leader="dot"/>
          </w:r>
          <w:r>
            <w:rPr>
              <w:rFonts w:ascii="Palatino Linotype" w:hAnsi="Palatino Linotype" w:cs="Times New Roman"/>
            </w:rPr>
            <w:t>23</w:t>
          </w:r>
        </w:p>
        <w:p w14:paraId="44CF3CD2" w14:textId="363BF6A0" w:rsidR="00B80829" w:rsidRPr="001F2548" w:rsidRDefault="002509AF" w:rsidP="00B80829">
          <w:pPr>
            <w:pStyle w:val="TOC1"/>
            <w:ind w:left="720"/>
            <w:rPr>
              <w:rFonts w:ascii="Palatino Linotype" w:hAnsi="Palatino Linotype" w:cs="Times New Roman"/>
            </w:rPr>
          </w:pPr>
          <w:r>
            <w:rPr>
              <w:rFonts w:ascii="Palatino Linotype" w:hAnsi="Palatino Linotype" w:cs="Times New Roman"/>
            </w:rPr>
            <w:tab/>
          </w:r>
          <w:r w:rsidR="00B80829" w:rsidRPr="001F2548">
            <w:rPr>
              <w:rFonts w:ascii="Palatino Linotype" w:hAnsi="Palatino Linotype" w:cs="Times New Roman"/>
            </w:rPr>
            <w:t>4</w:t>
          </w:r>
          <w:r w:rsidR="00B80829">
            <w:rPr>
              <w:rFonts w:ascii="Palatino Linotype" w:hAnsi="Palatino Linotype" w:cs="Times New Roman"/>
            </w:rPr>
            <w:t>.2.3 Data Classification Model</w:t>
          </w:r>
          <w:r w:rsidR="00B80829" w:rsidRPr="001F2548">
            <w:rPr>
              <w:rFonts w:ascii="Palatino Linotype" w:hAnsi="Palatino Linotype" w:cs="Times New Roman"/>
            </w:rPr>
            <w:ptab w:relativeTo="margin" w:alignment="right" w:leader="dot"/>
          </w:r>
          <w:r>
            <w:rPr>
              <w:rFonts w:ascii="Palatino Linotype" w:hAnsi="Palatino Linotype" w:cs="Times New Roman"/>
            </w:rPr>
            <w:t>26</w:t>
          </w:r>
        </w:p>
        <w:p w14:paraId="5D5D25D8" w14:textId="1D28EA79" w:rsidR="00BE6EF4" w:rsidRPr="001F2548" w:rsidRDefault="002509AF" w:rsidP="00BE6EF4">
          <w:pPr>
            <w:pStyle w:val="TOC1"/>
            <w:ind w:left="720"/>
            <w:rPr>
              <w:rFonts w:ascii="Palatino Linotype" w:hAnsi="Palatino Linotype" w:cs="Times New Roman"/>
            </w:rPr>
          </w:pPr>
          <w:r>
            <w:rPr>
              <w:rFonts w:ascii="Palatino Linotype" w:hAnsi="Palatino Linotype" w:cs="Times New Roman"/>
            </w:rPr>
            <w:tab/>
          </w:r>
          <w:r w:rsidR="00BE6EF4" w:rsidRPr="001F2548">
            <w:rPr>
              <w:rFonts w:ascii="Palatino Linotype" w:hAnsi="Palatino Linotype" w:cs="Times New Roman"/>
            </w:rPr>
            <w:t>4</w:t>
          </w:r>
          <w:r w:rsidR="00BE6EF4">
            <w:rPr>
              <w:rFonts w:ascii="Palatino Linotype" w:hAnsi="Palatino Linotype" w:cs="Times New Roman"/>
            </w:rPr>
            <w:t>.2.4 Preprocessing</w:t>
          </w:r>
          <w:r w:rsidR="00BE6EF4" w:rsidRPr="001F2548">
            <w:rPr>
              <w:rFonts w:ascii="Palatino Linotype" w:hAnsi="Palatino Linotype" w:cs="Times New Roman"/>
            </w:rPr>
            <w:ptab w:relativeTo="margin" w:alignment="right" w:leader="dot"/>
          </w:r>
          <w:r>
            <w:rPr>
              <w:rFonts w:ascii="Palatino Linotype" w:hAnsi="Palatino Linotype" w:cs="Times New Roman"/>
            </w:rPr>
            <w:t>27</w:t>
          </w:r>
        </w:p>
        <w:p w14:paraId="5981BC57" w14:textId="15E082B8" w:rsidR="00BE6EF4" w:rsidRPr="001F2548" w:rsidRDefault="002509AF" w:rsidP="00BE6EF4">
          <w:pPr>
            <w:pStyle w:val="TOC1"/>
            <w:ind w:left="720"/>
            <w:rPr>
              <w:rFonts w:ascii="Palatino Linotype" w:hAnsi="Palatino Linotype" w:cs="Times New Roman"/>
            </w:rPr>
          </w:pPr>
          <w:r>
            <w:rPr>
              <w:rFonts w:ascii="Palatino Linotype" w:hAnsi="Palatino Linotype" w:cs="Times New Roman"/>
            </w:rPr>
            <w:lastRenderedPageBreak/>
            <w:tab/>
          </w:r>
          <w:r w:rsidR="00BE6EF4" w:rsidRPr="001F2548">
            <w:rPr>
              <w:rFonts w:ascii="Palatino Linotype" w:hAnsi="Palatino Linotype" w:cs="Times New Roman"/>
            </w:rPr>
            <w:t>4</w:t>
          </w:r>
          <w:r w:rsidR="00BE6EF4">
            <w:rPr>
              <w:rFonts w:ascii="Palatino Linotype" w:hAnsi="Palatino Linotype" w:cs="Times New Roman"/>
            </w:rPr>
            <w:t>.2.5  Training Set</w:t>
          </w:r>
          <w:r w:rsidR="00BE6EF4" w:rsidRPr="001F2548">
            <w:rPr>
              <w:rFonts w:ascii="Palatino Linotype" w:hAnsi="Palatino Linotype" w:cs="Times New Roman"/>
            </w:rPr>
            <w:ptab w:relativeTo="margin" w:alignment="right" w:leader="dot"/>
          </w:r>
          <w:r>
            <w:rPr>
              <w:rFonts w:ascii="Palatino Linotype" w:hAnsi="Palatino Linotype" w:cs="Times New Roman"/>
            </w:rPr>
            <w:t>27</w:t>
          </w:r>
        </w:p>
        <w:p w14:paraId="61232C85" w14:textId="384A0B38" w:rsidR="00BE6EF4" w:rsidRPr="001F2548" w:rsidRDefault="002509AF" w:rsidP="00BE6EF4">
          <w:pPr>
            <w:pStyle w:val="TOC1"/>
            <w:ind w:left="720"/>
            <w:rPr>
              <w:rFonts w:ascii="Palatino Linotype" w:hAnsi="Palatino Linotype" w:cs="Times New Roman"/>
            </w:rPr>
          </w:pPr>
          <w:r>
            <w:rPr>
              <w:rFonts w:ascii="Palatino Linotype" w:hAnsi="Palatino Linotype" w:cs="Times New Roman"/>
            </w:rPr>
            <w:tab/>
          </w:r>
          <w:r w:rsidR="00BE6EF4" w:rsidRPr="001F2548">
            <w:rPr>
              <w:rFonts w:ascii="Palatino Linotype" w:hAnsi="Palatino Linotype" w:cs="Times New Roman"/>
            </w:rPr>
            <w:t>4</w:t>
          </w:r>
          <w:r w:rsidR="00BE6EF4">
            <w:rPr>
              <w:rFonts w:ascii="Palatino Linotype" w:hAnsi="Palatino Linotype" w:cs="Times New Roman"/>
            </w:rPr>
            <w:t>.2.6  Model Fitting</w:t>
          </w:r>
          <w:r w:rsidR="00BE6EF4" w:rsidRPr="001F2548">
            <w:rPr>
              <w:rFonts w:ascii="Palatino Linotype" w:hAnsi="Palatino Linotype" w:cs="Times New Roman"/>
            </w:rPr>
            <w:ptab w:relativeTo="margin" w:alignment="right" w:leader="dot"/>
          </w:r>
          <w:r>
            <w:rPr>
              <w:rFonts w:ascii="Palatino Linotype" w:hAnsi="Palatino Linotype" w:cs="Times New Roman"/>
            </w:rPr>
            <w:t>28</w:t>
          </w:r>
        </w:p>
        <w:p w14:paraId="1D6FDF22" w14:textId="0FB1160B" w:rsidR="00AE3AF5" w:rsidRDefault="00AE3AF5" w:rsidP="00AE3AF5">
          <w:pPr>
            <w:pStyle w:val="TOC1"/>
            <w:ind w:left="720"/>
            <w:rPr>
              <w:rFonts w:ascii="Palatino Linotype" w:hAnsi="Palatino Linotype" w:cs="Times New Roman"/>
            </w:rPr>
          </w:pPr>
          <w:r w:rsidRPr="001F2548">
            <w:rPr>
              <w:rFonts w:ascii="Palatino Linotype" w:hAnsi="Palatino Linotype" w:cs="Times New Roman"/>
            </w:rPr>
            <w:t>4</w:t>
          </w:r>
          <w:r w:rsidR="00BB43D3">
            <w:rPr>
              <w:rFonts w:ascii="Palatino Linotype" w:hAnsi="Palatino Linotype" w:cs="Times New Roman"/>
            </w:rPr>
            <w:t>.3</w:t>
          </w:r>
          <w:r w:rsidRPr="001F2548">
            <w:rPr>
              <w:rFonts w:ascii="Palatino Linotype" w:hAnsi="Palatino Linotype" w:cs="Times New Roman"/>
            </w:rPr>
            <w:t xml:space="preserve"> </w:t>
          </w:r>
          <w:r w:rsidR="00BB43D3">
            <w:rPr>
              <w:rFonts w:ascii="Palatino Linotype" w:hAnsi="Palatino Linotype" w:cs="Times New Roman"/>
            </w:rPr>
            <w:t>Technology</w:t>
          </w:r>
          <w:r w:rsidRPr="001F2548">
            <w:rPr>
              <w:rFonts w:ascii="Palatino Linotype" w:hAnsi="Palatino Linotype" w:cs="Times New Roman"/>
            </w:rPr>
            <w:ptab w:relativeTo="margin" w:alignment="right" w:leader="dot"/>
          </w:r>
          <w:r w:rsidR="00326245">
            <w:rPr>
              <w:rFonts w:ascii="Palatino Linotype" w:hAnsi="Palatino Linotype" w:cs="Times New Roman"/>
            </w:rPr>
            <w:t>28</w:t>
          </w:r>
        </w:p>
        <w:p w14:paraId="67CFD5A5" w14:textId="2D4742FA" w:rsidR="00E852D7" w:rsidRDefault="00E852D7" w:rsidP="00E852D7">
          <w:pPr>
            <w:pStyle w:val="TOC1"/>
            <w:ind w:left="720"/>
            <w:rPr>
              <w:rFonts w:ascii="Palatino Linotype" w:hAnsi="Palatino Linotype" w:cs="Times New Roman"/>
            </w:rPr>
          </w:pPr>
          <w:r w:rsidRPr="001F2548">
            <w:rPr>
              <w:rFonts w:ascii="Palatino Linotype" w:hAnsi="Palatino Linotype" w:cs="Times New Roman"/>
            </w:rPr>
            <w:t>4</w:t>
          </w:r>
          <w:r>
            <w:rPr>
              <w:rFonts w:ascii="Palatino Linotype" w:hAnsi="Palatino Linotype" w:cs="Times New Roman"/>
            </w:rPr>
            <w:t>.4</w:t>
          </w:r>
          <w:r w:rsidRPr="001F2548">
            <w:rPr>
              <w:rFonts w:ascii="Palatino Linotype" w:hAnsi="Palatino Linotype" w:cs="Times New Roman"/>
            </w:rPr>
            <w:t xml:space="preserve"> </w:t>
          </w:r>
          <w:r>
            <w:rPr>
              <w:rFonts w:ascii="Palatino Linotype" w:hAnsi="Palatino Linotype" w:cs="Times New Roman"/>
            </w:rPr>
            <w:t>User Interface</w:t>
          </w:r>
          <w:r w:rsidRPr="001F2548">
            <w:rPr>
              <w:rFonts w:ascii="Palatino Linotype" w:hAnsi="Palatino Linotype" w:cs="Times New Roman"/>
            </w:rPr>
            <w:ptab w:relativeTo="margin" w:alignment="right" w:leader="dot"/>
          </w:r>
          <w:r w:rsidR="00187F5B">
            <w:rPr>
              <w:rFonts w:ascii="Palatino Linotype" w:hAnsi="Palatino Linotype" w:cs="Times New Roman"/>
            </w:rPr>
            <w:t>29</w:t>
          </w:r>
        </w:p>
        <w:p w14:paraId="2B4400EC" w14:textId="1A28316B" w:rsidR="00553863" w:rsidRPr="001F2548" w:rsidRDefault="004A2553" w:rsidP="00553863">
          <w:pPr>
            <w:pStyle w:val="TOC1"/>
            <w:rPr>
              <w:rFonts w:ascii="Palatino Linotype" w:hAnsi="Palatino Linotype" w:cs="Times New Roman"/>
            </w:rPr>
          </w:pPr>
          <w:r w:rsidRPr="001F2548">
            <w:rPr>
              <w:rFonts w:ascii="Palatino Linotype" w:hAnsi="Palatino Linotype" w:cs="Times New Roman"/>
            </w:rPr>
            <w:t>Chapter 5</w:t>
          </w:r>
          <w:r w:rsidR="00553863" w:rsidRPr="001F2548">
            <w:rPr>
              <w:rFonts w:ascii="Palatino Linotype" w:hAnsi="Palatino Linotype" w:cs="Times New Roman"/>
            </w:rPr>
            <w:t xml:space="preserve">: </w:t>
          </w:r>
          <w:r w:rsidRPr="001F2548">
            <w:rPr>
              <w:rFonts w:ascii="Palatino Linotype" w:hAnsi="Palatino Linotype" w:cs="Times New Roman"/>
            </w:rPr>
            <w:t>Tests and Results</w:t>
          </w:r>
          <w:r w:rsidR="00553863" w:rsidRPr="001F2548">
            <w:rPr>
              <w:rFonts w:ascii="Palatino Linotype" w:hAnsi="Palatino Linotype" w:cs="Times New Roman"/>
            </w:rPr>
            <w:ptab w:relativeTo="margin" w:alignment="right" w:leader="dot"/>
          </w:r>
          <w:r w:rsidR="00187F5B">
            <w:rPr>
              <w:rFonts w:ascii="Palatino Linotype" w:hAnsi="Palatino Linotype" w:cs="Times New Roman"/>
            </w:rPr>
            <w:t>31</w:t>
          </w:r>
        </w:p>
        <w:p w14:paraId="6AE41960" w14:textId="13408DA7" w:rsidR="004A2553" w:rsidRPr="001F2548" w:rsidRDefault="004A2553" w:rsidP="004A2553">
          <w:pPr>
            <w:pStyle w:val="TOC1"/>
            <w:rPr>
              <w:rFonts w:ascii="Palatino Linotype" w:hAnsi="Palatino Linotype" w:cs="Times New Roman"/>
            </w:rPr>
          </w:pPr>
          <w:r w:rsidRPr="001F2548">
            <w:rPr>
              <w:rFonts w:ascii="Palatino Linotype" w:hAnsi="Palatino Linotype" w:cs="Times New Roman"/>
            </w:rPr>
            <w:t>Chapter 6: Conclusions and Future Work</w:t>
          </w:r>
          <w:r w:rsidRPr="001F2548">
            <w:rPr>
              <w:rFonts w:ascii="Palatino Linotype" w:hAnsi="Palatino Linotype" w:cs="Times New Roman"/>
            </w:rPr>
            <w:ptab w:relativeTo="margin" w:alignment="right" w:leader="dot"/>
          </w:r>
          <w:r w:rsidR="00187F5B">
            <w:rPr>
              <w:rFonts w:ascii="Palatino Linotype" w:hAnsi="Palatino Linotype" w:cs="Times New Roman"/>
            </w:rPr>
            <w:t>32</w:t>
          </w:r>
        </w:p>
        <w:p w14:paraId="4BAE6831" w14:textId="4752CA30" w:rsidR="004A2553" w:rsidRPr="001F2548" w:rsidRDefault="004A2553" w:rsidP="004A2553">
          <w:pPr>
            <w:pStyle w:val="TOC1"/>
            <w:ind w:left="720"/>
            <w:rPr>
              <w:rFonts w:ascii="Palatino Linotype" w:hAnsi="Palatino Linotype" w:cs="Times New Roman"/>
            </w:rPr>
          </w:pPr>
          <w:r w:rsidRPr="001F2548">
            <w:rPr>
              <w:rFonts w:ascii="Palatino Linotype" w:hAnsi="Palatino Linotype" w:cs="Times New Roman"/>
            </w:rPr>
            <w:t>6.1 Conclusions</w:t>
          </w:r>
          <w:r w:rsidRPr="001F2548">
            <w:rPr>
              <w:rFonts w:ascii="Palatino Linotype" w:hAnsi="Palatino Linotype" w:cs="Times New Roman"/>
            </w:rPr>
            <w:ptab w:relativeTo="margin" w:alignment="right" w:leader="dot"/>
          </w:r>
          <w:r w:rsidR="00187F5B">
            <w:rPr>
              <w:rFonts w:ascii="Palatino Linotype" w:hAnsi="Palatino Linotype" w:cs="Times New Roman"/>
            </w:rPr>
            <w:t>32</w:t>
          </w:r>
        </w:p>
        <w:p w14:paraId="7CE0046D" w14:textId="46159A86" w:rsidR="004A2553" w:rsidRDefault="004A2553" w:rsidP="004A2553">
          <w:pPr>
            <w:pStyle w:val="TOC1"/>
            <w:ind w:left="720"/>
            <w:rPr>
              <w:rFonts w:ascii="Palatino Linotype" w:hAnsi="Palatino Linotype" w:cs="Times New Roman"/>
            </w:rPr>
          </w:pPr>
          <w:r w:rsidRPr="001F2548">
            <w:rPr>
              <w:rFonts w:ascii="Palatino Linotype" w:hAnsi="Palatino Linotype" w:cs="Times New Roman"/>
            </w:rPr>
            <w:t>6.2 Future Work</w:t>
          </w:r>
          <w:r w:rsidR="00BA7B38">
            <w:rPr>
              <w:rFonts w:ascii="Palatino Linotype" w:hAnsi="Palatino Linotype" w:cs="Times New Roman"/>
            </w:rPr>
            <w:t xml:space="preserve"> / Timelines</w:t>
          </w:r>
          <w:r w:rsidRPr="001F2548">
            <w:rPr>
              <w:rFonts w:ascii="Palatino Linotype" w:hAnsi="Palatino Linotype" w:cs="Times New Roman"/>
            </w:rPr>
            <w:ptab w:relativeTo="margin" w:alignment="right" w:leader="dot"/>
          </w:r>
          <w:r w:rsidR="00187F5B">
            <w:rPr>
              <w:rFonts w:ascii="Palatino Linotype" w:hAnsi="Palatino Linotype" w:cs="Times New Roman"/>
            </w:rPr>
            <w:t>33</w:t>
          </w:r>
        </w:p>
        <w:p w14:paraId="3916C7A1" w14:textId="68E599E3" w:rsidR="00BA7B38" w:rsidRPr="001F2548" w:rsidRDefault="00BA7B38" w:rsidP="00BA7B38">
          <w:pPr>
            <w:pStyle w:val="TOC1"/>
            <w:ind w:left="720"/>
            <w:rPr>
              <w:rFonts w:ascii="Palatino Linotype" w:hAnsi="Palatino Linotype" w:cs="Times New Roman"/>
            </w:rPr>
          </w:pPr>
          <w:r w:rsidRPr="001F2548">
            <w:rPr>
              <w:rFonts w:ascii="Palatino Linotype" w:hAnsi="Palatino Linotype" w:cs="Times New Roman"/>
            </w:rPr>
            <w:t xml:space="preserve">6.2 </w:t>
          </w:r>
          <w:r>
            <w:rPr>
              <w:rFonts w:ascii="Palatino Linotype" w:hAnsi="Palatino Linotype" w:cs="Times New Roman"/>
            </w:rPr>
            <w:t>Potential Publishers</w:t>
          </w:r>
          <w:r w:rsidRPr="001F2548">
            <w:rPr>
              <w:rFonts w:ascii="Palatino Linotype" w:hAnsi="Palatino Linotype" w:cs="Times New Roman"/>
            </w:rPr>
            <w:ptab w:relativeTo="margin" w:alignment="right" w:leader="dot"/>
          </w:r>
          <w:r w:rsidR="00187F5B">
            <w:rPr>
              <w:rFonts w:ascii="Palatino Linotype" w:hAnsi="Palatino Linotype" w:cs="Times New Roman"/>
            </w:rPr>
            <w:t>34</w:t>
          </w:r>
        </w:p>
        <w:p w14:paraId="39F5330C" w14:textId="58C41E7E" w:rsidR="00C930B5" w:rsidRPr="001F2548" w:rsidRDefault="00C930B5" w:rsidP="00C930B5">
          <w:pPr>
            <w:pStyle w:val="TOC1"/>
            <w:rPr>
              <w:rFonts w:ascii="Palatino Linotype" w:hAnsi="Palatino Linotype" w:cs="Times New Roman"/>
            </w:rPr>
          </w:pPr>
          <w:r w:rsidRPr="001F2548">
            <w:rPr>
              <w:rFonts w:ascii="Palatino Linotype" w:hAnsi="Palatino Linotype" w:cs="Times New Roman"/>
            </w:rPr>
            <w:t>References</w:t>
          </w:r>
          <w:r w:rsidRPr="001F2548">
            <w:rPr>
              <w:rFonts w:ascii="Palatino Linotype" w:hAnsi="Palatino Linotype" w:cs="Times New Roman"/>
            </w:rPr>
            <w:ptab w:relativeTo="margin" w:alignment="right" w:leader="dot"/>
          </w:r>
          <w:r w:rsidR="00187F5B">
            <w:rPr>
              <w:rFonts w:ascii="Palatino Linotype" w:hAnsi="Palatino Linotype" w:cs="Times New Roman"/>
            </w:rPr>
            <w:t>35</w:t>
          </w:r>
        </w:p>
        <w:p w14:paraId="0EB418BF" w14:textId="77777777" w:rsidR="008C19AA" w:rsidRPr="001F2548" w:rsidRDefault="002E114D">
          <w:pPr>
            <w:pStyle w:val="TOC3"/>
            <w:ind w:left="446"/>
            <w:rPr>
              <w:rFonts w:ascii="Palatino Linotype" w:hAnsi="Palatino Linotype"/>
            </w:rPr>
          </w:pPr>
        </w:p>
      </w:sdtContent>
    </w:sdt>
    <w:p w14:paraId="2E261282" w14:textId="77777777" w:rsidR="00784896" w:rsidRDefault="00784896" w:rsidP="003E1C82">
      <w:pPr>
        <w:pStyle w:val="Heading2"/>
        <w:rPr>
          <w:rFonts w:ascii="Palatino Linotype" w:hAnsi="Palatino Linotype" w:cs="Times New Roman"/>
          <w:i/>
        </w:rPr>
      </w:pPr>
    </w:p>
    <w:p w14:paraId="05A0C4C5" w14:textId="77777777" w:rsidR="00784896" w:rsidRDefault="00784896" w:rsidP="00784896"/>
    <w:p w14:paraId="03A96E3F" w14:textId="77777777" w:rsidR="00784896" w:rsidRDefault="00784896" w:rsidP="00784896"/>
    <w:p w14:paraId="15F70E9A" w14:textId="77777777" w:rsidR="00784896" w:rsidRDefault="00784896" w:rsidP="00784896"/>
    <w:p w14:paraId="41F7E7C3" w14:textId="77777777" w:rsidR="00784896" w:rsidRDefault="00784896" w:rsidP="00784896"/>
    <w:p w14:paraId="5E82F80F" w14:textId="77777777" w:rsidR="00784896" w:rsidRDefault="00784896" w:rsidP="00784896"/>
    <w:p w14:paraId="61733795" w14:textId="77777777" w:rsidR="00784896" w:rsidRDefault="00784896" w:rsidP="00784896"/>
    <w:p w14:paraId="1C282AB2" w14:textId="77777777" w:rsidR="00784896" w:rsidRDefault="00784896" w:rsidP="00784896"/>
    <w:p w14:paraId="4BFAA0CA" w14:textId="77777777" w:rsidR="00784896" w:rsidRDefault="00784896" w:rsidP="00784896"/>
    <w:p w14:paraId="68F75313" w14:textId="77777777" w:rsidR="00784896" w:rsidRDefault="00784896" w:rsidP="00784896"/>
    <w:p w14:paraId="733AFD1B" w14:textId="77777777" w:rsidR="00784896" w:rsidRDefault="00784896" w:rsidP="00784896"/>
    <w:p w14:paraId="390CE2A7" w14:textId="77777777" w:rsidR="00784896" w:rsidRDefault="00784896" w:rsidP="00784896"/>
    <w:p w14:paraId="3E600599" w14:textId="77777777" w:rsidR="00784896" w:rsidRDefault="00784896" w:rsidP="00784896"/>
    <w:p w14:paraId="04C38BC3" w14:textId="77777777" w:rsidR="00784896" w:rsidRDefault="00784896" w:rsidP="00784896"/>
    <w:p w14:paraId="5CD56EC3" w14:textId="77777777" w:rsidR="00784896" w:rsidRDefault="00784896" w:rsidP="00784896"/>
    <w:p w14:paraId="03070E27" w14:textId="77777777" w:rsidR="00784896" w:rsidRDefault="00784896" w:rsidP="00784896"/>
    <w:p w14:paraId="40B6A371" w14:textId="77777777" w:rsidR="00A326CB" w:rsidRPr="00784896" w:rsidRDefault="00A326CB" w:rsidP="00784896"/>
    <w:p w14:paraId="66653AC3" w14:textId="77777777" w:rsidR="00C82C33" w:rsidRPr="00C82C33" w:rsidRDefault="00C82C33" w:rsidP="00C82C33">
      <w:pPr>
        <w:pStyle w:val="Title"/>
        <w:jc w:val="left"/>
        <w:rPr>
          <w:b/>
          <w:i/>
        </w:rPr>
      </w:pPr>
      <w:r>
        <w:rPr>
          <w:b/>
          <w:i/>
        </w:rPr>
        <w:lastRenderedPageBreak/>
        <w:t>LIST OF FIGUR</w:t>
      </w:r>
      <w:r w:rsidR="00F7613D">
        <w:rPr>
          <w:b/>
          <w:i/>
        </w:rPr>
        <w:t>E</w:t>
      </w:r>
      <w:r>
        <w:rPr>
          <w:b/>
          <w:i/>
        </w:rPr>
        <w:t>S:</w:t>
      </w:r>
    </w:p>
    <w:sdt>
      <w:sdtPr>
        <w:rPr>
          <w:rFonts w:ascii="Palatino Linotype" w:eastAsiaTheme="minorEastAsia" w:hAnsi="Palatino Linotype" w:cs="Times New Roman"/>
          <w:b w:val="0"/>
          <w:kern w:val="0"/>
          <w:sz w:val="22"/>
          <w:szCs w:val="22"/>
          <w:lang w:eastAsia="en-US"/>
        </w:rPr>
        <w:id w:val="818699499"/>
        <w:docPartObj>
          <w:docPartGallery w:val="Table of Contents"/>
          <w:docPartUnique/>
        </w:docPartObj>
      </w:sdtPr>
      <w:sdtEndPr/>
      <w:sdtContent>
        <w:p w14:paraId="548C2B59" w14:textId="77777777" w:rsidR="00C82C33" w:rsidRPr="001F2548" w:rsidRDefault="00C82C33" w:rsidP="00C82C33">
          <w:pPr>
            <w:pStyle w:val="TOCHeading"/>
            <w:ind w:firstLine="0"/>
            <w:rPr>
              <w:rFonts w:ascii="Palatino Linotype" w:hAnsi="Palatino Linotype" w:cs="Times New Roman"/>
              <w:b w:val="0"/>
            </w:rPr>
          </w:pPr>
        </w:p>
        <w:p w14:paraId="46C81068" w14:textId="55048A3F" w:rsidR="00535D1B" w:rsidRPr="001F2548" w:rsidRDefault="00535D1B" w:rsidP="00535D1B">
          <w:pPr>
            <w:pStyle w:val="TOC1"/>
            <w:rPr>
              <w:rFonts w:ascii="Palatino Linotype" w:hAnsi="Palatino Linotype" w:cs="Times New Roman"/>
              <w:bCs/>
            </w:rPr>
          </w:pPr>
          <w:r>
            <w:rPr>
              <w:rFonts w:ascii="Palatino Linotype" w:hAnsi="Palatino Linotype" w:cs="Times New Roman"/>
            </w:rPr>
            <w:t>Figure 1: Course History vs Performance</w:t>
          </w:r>
          <w:r w:rsidRPr="001F2548">
            <w:rPr>
              <w:rFonts w:ascii="Palatino Linotype" w:hAnsi="Palatino Linotype" w:cs="Times New Roman"/>
            </w:rPr>
            <w:ptab w:relativeTo="margin" w:alignment="right" w:leader="dot"/>
          </w:r>
          <w:r w:rsidR="00986932">
            <w:rPr>
              <w:rFonts w:ascii="Palatino Linotype" w:hAnsi="Palatino Linotype" w:cs="Times New Roman"/>
            </w:rPr>
            <w:t>6</w:t>
          </w:r>
        </w:p>
        <w:p w14:paraId="2067CD60" w14:textId="6B846EE0" w:rsidR="00C82C33" w:rsidRPr="001F2548" w:rsidRDefault="00535D1B" w:rsidP="00C82C33">
          <w:pPr>
            <w:pStyle w:val="TOC1"/>
            <w:rPr>
              <w:rFonts w:ascii="Palatino Linotype" w:hAnsi="Palatino Linotype" w:cs="Times New Roman"/>
              <w:bCs/>
            </w:rPr>
          </w:pPr>
          <w:r>
            <w:rPr>
              <w:rFonts w:ascii="Palatino Linotype" w:hAnsi="Palatino Linotype" w:cs="Times New Roman"/>
            </w:rPr>
            <w:t>Figure 2</w:t>
          </w:r>
          <w:r w:rsidR="00C82C33">
            <w:rPr>
              <w:rFonts w:ascii="Palatino Linotype" w:hAnsi="Palatino Linotype" w:cs="Times New Roman"/>
            </w:rPr>
            <w:t xml:space="preserve">: </w:t>
          </w:r>
          <w:r w:rsidR="00A679BC">
            <w:rPr>
              <w:rFonts w:ascii="Palatino Linotype" w:hAnsi="Palatino Linotype" w:cs="Times New Roman"/>
            </w:rPr>
            <w:t xml:space="preserve">Full </w:t>
          </w:r>
          <w:r w:rsidR="00C82C33">
            <w:rPr>
              <w:rFonts w:ascii="Palatino Linotype" w:hAnsi="Palatino Linotype" w:cs="Times New Roman"/>
            </w:rPr>
            <w:t>Architecture</w:t>
          </w:r>
          <w:r w:rsidR="00C82C33" w:rsidRPr="001F2548">
            <w:rPr>
              <w:rFonts w:ascii="Palatino Linotype" w:hAnsi="Palatino Linotype" w:cs="Times New Roman"/>
            </w:rPr>
            <w:ptab w:relativeTo="margin" w:alignment="right" w:leader="dot"/>
          </w:r>
          <w:r w:rsidR="00A440D1">
            <w:rPr>
              <w:rFonts w:ascii="Palatino Linotype" w:hAnsi="Palatino Linotype" w:cs="Times New Roman"/>
            </w:rPr>
            <w:t>10</w:t>
          </w:r>
        </w:p>
        <w:p w14:paraId="493E9FC3" w14:textId="726D4A0C" w:rsidR="00C82C33" w:rsidRPr="001F2548" w:rsidRDefault="00C82C33" w:rsidP="00C82C33">
          <w:pPr>
            <w:pStyle w:val="TOC1"/>
            <w:rPr>
              <w:rFonts w:ascii="Palatino Linotype" w:hAnsi="Palatino Linotype" w:cs="Times New Roman"/>
              <w:bCs/>
            </w:rPr>
          </w:pPr>
          <w:r>
            <w:rPr>
              <w:rFonts w:ascii="Palatino Linotype" w:hAnsi="Palatino Linotype" w:cs="Times New Roman"/>
            </w:rPr>
            <w:t>Fi</w:t>
          </w:r>
          <w:r w:rsidR="00535D1B">
            <w:rPr>
              <w:rFonts w:ascii="Palatino Linotype" w:hAnsi="Palatino Linotype" w:cs="Times New Roman"/>
            </w:rPr>
            <w:t>gure 3</w:t>
          </w:r>
          <w:r>
            <w:rPr>
              <w:rFonts w:ascii="Palatino Linotype" w:hAnsi="Palatino Linotype" w:cs="Times New Roman"/>
            </w:rPr>
            <w:t xml:space="preserve">: </w:t>
          </w:r>
          <w:r w:rsidR="00A679BC">
            <w:rPr>
              <w:rFonts w:ascii="Palatino Linotype" w:hAnsi="Palatino Linotype" w:cs="Times New Roman"/>
            </w:rPr>
            <w:t>Server Components</w:t>
          </w:r>
          <w:r w:rsidRPr="001F2548">
            <w:rPr>
              <w:rFonts w:ascii="Palatino Linotype" w:hAnsi="Palatino Linotype" w:cs="Times New Roman"/>
            </w:rPr>
            <w:ptab w:relativeTo="margin" w:alignment="right" w:leader="dot"/>
          </w:r>
          <w:r w:rsidR="00986932">
            <w:rPr>
              <w:rFonts w:ascii="Palatino Linotype" w:hAnsi="Palatino Linotype" w:cs="Times New Roman"/>
              <w:bCs/>
            </w:rPr>
            <w:t>22</w:t>
          </w:r>
        </w:p>
        <w:p w14:paraId="0283C50D" w14:textId="0552E5B0" w:rsidR="00C82C33" w:rsidRPr="001F2548" w:rsidRDefault="00C82C33" w:rsidP="00C82C33">
          <w:pPr>
            <w:pStyle w:val="TOC1"/>
            <w:rPr>
              <w:rFonts w:ascii="Palatino Linotype" w:hAnsi="Palatino Linotype" w:cs="Times New Roman"/>
              <w:bCs/>
            </w:rPr>
          </w:pPr>
          <w:r>
            <w:rPr>
              <w:rFonts w:ascii="Palatino Linotype" w:hAnsi="Palatino Linotype" w:cs="Times New Roman"/>
            </w:rPr>
            <w:t>Fi</w:t>
          </w:r>
          <w:r w:rsidR="00535D1B">
            <w:rPr>
              <w:rFonts w:ascii="Palatino Linotype" w:hAnsi="Palatino Linotype" w:cs="Times New Roman"/>
            </w:rPr>
            <w:t>gure 4</w:t>
          </w:r>
          <w:r>
            <w:rPr>
              <w:rFonts w:ascii="Palatino Linotype" w:hAnsi="Palatino Linotype" w:cs="Times New Roman"/>
            </w:rPr>
            <w:t xml:space="preserve">: </w:t>
          </w:r>
          <w:r w:rsidR="00A679BC">
            <w:rPr>
              <w:rFonts w:ascii="Palatino Linotype" w:hAnsi="Palatino Linotype" w:cs="Times New Roman"/>
            </w:rPr>
            <w:t xml:space="preserve">Restful </w:t>
          </w:r>
          <w:r w:rsidR="00C563C4">
            <w:rPr>
              <w:rFonts w:ascii="Palatino Linotype" w:hAnsi="Palatino Linotype" w:cs="Times New Roman"/>
            </w:rPr>
            <w:t>Cont</w:t>
          </w:r>
          <w:r w:rsidR="006E28F6">
            <w:rPr>
              <w:rFonts w:ascii="Palatino Linotype" w:hAnsi="Palatino Linotype" w:cs="Times New Roman"/>
            </w:rPr>
            <w:t>roller</w:t>
          </w:r>
          <w:r w:rsidRPr="001F2548">
            <w:rPr>
              <w:rFonts w:ascii="Palatino Linotype" w:hAnsi="Palatino Linotype" w:cs="Times New Roman"/>
            </w:rPr>
            <w:ptab w:relativeTo="margin" w:alignment="right" w:leader="dot"/>
          </w:r>
          <w:r w:rsidR="00986932">
            <w:rPr>
              <w:rFonts w:ascii="Palatino Linotype" w:hAnsi="Palatino Linotype" w:cs="Times New Roman"/>
            </w:rPr>
            <w:t>23</w:t>
          </w:r>
        </w:p>
        <w:p w14:paraId="142B2299" w14:textId="23434AEF" w:rsidR="00C82C33" w:rsidRPr="001F2548" w:rsidRDefault="00C82C33" w:rsidP="00C82C33">
          <w:pPr>
            <w:pStyle w:val="TOC1"/>
            <w:rPr>
              <w:rFonts w:ascii="Palatino Linotype" w:hAnsi="Palatino Linotype" w:cs="Times New Roman"/>
              <w:bCs/>
            </w:rPr>
          </w:pPr>
          <w:r>
            <w:rPr>
              <w:rFonts w:ascii="Palatino Linotype" w:hAnsi="Palatino Linotype" w:cs="Times New Roman"/>
            </w:rPr>
            <w:t xml:space="preserve">Figure </w:t>
          </w:r>
          <w:r w:rsidR="00535D1B">
            <w:rPr>
              <w:rFonts w:ascii="Palatino Linotype" w:hAnsi="Palatino Linotype" w:cs="Times New Roman"/>
            </w:rPr>
            <w:t>5</w:t>
          </w:r>
          <w:r w:rsidR="006E28F6">
            <w:rPr>
              <w:rFonts w:ascii="Palatino Linotype" w:hAnsi="Palatino Linotype" w:cs="Times New Roman"/>
            </w:rPr>
            <w:t>: Scoring Engine</w:t>
          </w:r>
          <w:r w:rsidRPr="001F2548">
            <w:rPr>
              <w:rFonts w:ascii="Palatino Linotype" w:hAnsi="Palatino Linotype" w:cs="Times New Roman"/>
            </w:rPr>
            <w:ptab w:relativeTo="margin" w:alignment="right" w:leader="dot"/>
          </w:r>
          <w:r w:rsidR="00986932">
            <w:rPr>
              <w:rFonts w:ascii="Palatino Linotype" w:hAnsi="Palatino Linotype" w:cs="Times New Roman"/>
              <w:bCs/>
            </w:rPr>
            <w:t>24</w:t>
          </w:r>
        </w:p>
        <w:p w14:paraId="55DAF4C4" w14:textId="23561E5C" w:rsidR="00C82C33" w:rsidRPr="001F2548" w:rsidRDefault="00C82C33" w:rsidP="00C82C33">
          <w:pPr>
            <w:pStyle w:val="TOC1"/>
            <w:rPr>
              <w:rFonts w:ascii="Palatino Linotype" w:hAnsi="Palatino Linotype" w:cs="Times New Roman"/>
              <w:bCs/>
            </w:rPr>
          </w:pPr>
          <w:r>
            <w:rPr>
              <w:rFonts w:ascii="Palatino Linotype" w:hAnsi="Palatino Linotype" w:cs="Times New Roman"/>
            </w:rPr>
            <w:t>Fi</w:t>
          </w:r>
          <w:r w:rsidR="00535D1B">
            <w:rPr>
              <w:rFonts w:ascii="Palatino Linotype" w:hAnsi="Palatino Linotype" w:cs="Times New Roman"/>
            </w:rPr>
            <w:t>gure 6</w:t>
          </w:r>
          <w:r>
            <w:rPr>
              <w:rFonts w:ascii="Palatino Linotype" w:hAnsi="Palatino Linotype" w:cs="Times New Roman"/>
            </w:rPr>
            <w:t xml:space="preserve">: </w:t>
          </w:r>
          <w:r w:rsidR="00C563C4">
            <w:rPr>
              <w:rFonts w:ascii="Palatino Linotype" w:hAnsi="Palatino Linotype" w:cs="Times New Roman"/>
            </w:rPr>
            <w:t>Data Classification and Model Generation</w:t>
          </w:r>
          <w:r w:rsidRPr="001F2548">
            <w:rPr>
              <w:rFonts w:ascii="Palatino Linotype" w:hAnsi="Palatino Linotype" w:cs="Times New Roman"/>
            </w:rPr>
            <w:ptab w:relativeTo="margin" w:alignment="right" w:leader="dot"/>
          </w:r>
          <w:r w:rsidR="00986932">
            <w:rPr>
              <w:rFonts w:ascii="Palatino Linotype" w:hAnsi="Palatino Linotype" w:cs="Times New Roman"/>
              <w:bCs/>
            </w:rPr>
            <w:t>26</w:t>
          </w:r>
        </w:p>
        <w:p w14:paraId="4BECE1FD" w14:textId="56B60842" w:rsidR="00C82C33" w:rsidRPr="001F2548" w:rsidRDefault="00C82C33" w:rsidP="00C82C33">
          <w:pPr>
            <w:pStyle w:val="TOC1"/>
            <w:rPr>
              <w:rFonts w:ascii="Palatino Linotype" w:hAnsi="Palatino Linotype" w:cs="Times New Roman"/>
              <w:bCs/>
            </w:rPr>
          </w:pPr>
          <w:r>
            <w:rPr>
              <w:rFonts w:ascii="Palatino Linotype" w:hAnsi="Palatino Linotype" w:cs="Times New Roman"/>
            </w:rPr>
            <w:t xml:space="preserve">Figure </w:t>
          </w:r>
          <w:r w:rsidR="00535D1B">
            <w:rPr>
              <w:rFonts w:ascii="Palatino Linotype" w:hAnsi="Palatino Linotype" w:cs="Times New Roman"/>
            </w:rPr>
            <w:t>7</w:t>
          </w:r>
          <w:r w:rsidR="00C563C4">
            <w:rPr>
              <w:rFonts w:ascii="Palatino Linotype" w:hAnsi="Palatino Linotype" w:cs="Times New Roman"/>
            </w:rPr>
            <w:t>: Preprocessing</w:t>
          </w:r>
          <w:r w:rsidRPr="001F2548">
            <w:rPr>
              <w:rFonts w:ascii="Palatino Linotype" w:hAnsi="Palatino Linotype" w:cs="Times New Roman"/>
            </w:rPr>
            <w:ptab w:relativeTo="margin" w:alignment="right" w:leader="dot"/>
          </w:r>
          <w:r w:rsidR="00986932">
            <w:rPr>
              <w:rFonts w:ascii="Palatino Linotype" w:hAnsi="Palatino Linotype" w:cs="Times New Roman"/>
            </w:rPr>
            <w:t>27</w:t>
          </w:r>
        </w:p>
        <w:p w14:paraId="59A67822" w14:textId="58810B32" w:rsidR="00C82C33" w:rsidRDefault="00C82C33" w:rsidP="00C82C33">
          <w:pPr>
            <w:pStyle w:val="TOC1"/>
            <w:rPr>
              <w:rFonts w:ascii="Palatino Linotype" w:hAnsi="Palatino Linotype" w:cs="Times New Roman"/>
              <w:bCs/>
            </w:rPr>
          </w:pPr>
          <w:r>
            <w:rPr>
              <w:rFonts w:ascii="Palatino Linotype" w:hAnsi="Palatino Linotype" w:cs="Times New Roman"/>
            </w:rPr>
            <w:t>Fi</w:t>
          </w:r>
          <w:r w:rsidR="00535D1B">
            <w:rPr>
              <w:rFonts w:ascii="Palatino Linotype" w:hAnsi="Palatino Linotype" w:cs="Times New Roman"/>
            </w:rPr>
            <w:t>gure 8</w:t>
          </w:r>
          <w:r>
            <w:rPr>
              <w:rFonts w:ascii="Palatino Linotype" w:hAnsi="Palatino Linotype" w:cs="Times New Roman"/>
            </w:rPr>
            <w:t xml:space="preserve">: </w:t>
          </w:r>
          <w:r w:rsidR="00C563C4">
            <w:rPr>
              <w:rFonts w:ascii="Palatino Linotype" w:hAnsi="Palatino Linotype" w:cs="Times New Roman"/>
            </w:rPr>
            <w:t>Training Set</w:t>
          </w:r>
          <w:r w:rsidRPr="001F2548">
            <w:rPr>
              <w:rFonts w:ascii="Palatino Linotype" w:hAnsi="Palatino Linotype" w:cs="Times New Roman"/>
            </w:rPr>
            <w:ptab w:relativeTo="margin" w:alignment="right" w:leader="dot"/>
          </w:r>
          <w:r w:rsidR="00986932">
            <w:rPr>
              <w:rFonts w:ascii="Palatino Linotype" w:hAnsi="Palatino Linotype" w:cs="Times New Roman"/>
              <w:bCs/>
            </w:rPr>
            <w:t>27</w:t>
          </w:r>
        </w:p>
        <w:p w14:paraId="625B864B" w14:textId="1E163AE9" w:rsidR="005A5398" w:rsidRPr="001F2548" w:rsidRDefault="00535D1B" w:rsidP="005A5398">
          <w:pPr>
            <w:pStyle w:val="TOC1"/>
            <w:rPr>
              <w:rFonts w:ascii="Palatino Linotype" w:hAnsi="Palatino Linotype" w:cs="Times New Roman"/>
              <w:bCs/>
            </w:rPr>
          </w:pPr>
          <w:r>
            <w:rPr>
              <w:rFonts w:ascii="Palatino Linotype" w:hAnsi="Palatino Linotype" w:cs="Times New Roman"/>
            </w:rPr>
            <w:t>Figure 9</w:t>
          </w:r>
          <w:r w:rsidR="005A5398">
            <w:rPr>
              <w:rFonts w:ascii="Palatino Linotype" w:hAnsi="Palatino Linotype" w:cs="Times New Roman"/>
            </w:rPr>
            <w:t>: Model Fitting</w:t>
          </w:r>
          <w:r w:rsidR="005A5398" w:rsidRPr="001F2548">
            <w:rPr>
              <w:rFonts w:ascii="Palatino Linotype" w:hAnsi="Palatino Linotype" w:cs="Times New Roman"/>
            </w:rPr>
            <w:ptab w:relativeTo="margin" w:alignment="right" w:leader="dot"/>
          </w:r>
          <w:r w:rsidR="00986932">
            <w:rPr>
              <w:rFonts w:ascii="Palatino Linotype" w:hAnsi="Palatino Linotype" w:cs="Times New Roman"/>
              <w:bCs/>
            </w:rPr>
            <w:t>28</w:t>
          </w:r>
        </w:p>
        <w:p w14:paraId="6C3BD232" w14:textId="623E9881" w:rsidR="005A5398" w:rsidRDefault="00535D1B" w:rsidP="005A5398">
          <w:pPr>
            <w:pStyle w:val="TOC1"/>
            <w:rPr>
              <w:rFonts w:ascii="Palatino Linotype" w:hAnsi="Palatino Linotype" w:cs="Times New Roman"/>
              <w:bCs/>
            </w:rPr>
          </w:pPr>
          <w:r>
            <w:rPr>
              <w:rFonts w:ascii="Palatino Linotype" w:hAnsi="Palatino Linotype" w:cs="Times New Roman"/>
            </w:rPr>
            <w:t>Figure 10</w:t>
          </w:r>
          <w:r w:rsidR="005A5398">
            <w:rPr>
              <w:rFonts w:ascii="Palatino Linotype" w:hAnsi="Palatino Linotype" w:cs="Times New Roman"/>
            </w:rPr>
            <w:t>: UI Input</w:t>
          </w:r>
          <w:r w:rsidR="005A5398" w:rsidRPr="001F2548">
            <w:rPr>
              <w:rFonts w:ascii="Palatino Linotype" w:hAnsi="Palatino Linotype" w:cs="Times New Roman"/>
            </w:rPr>
            <w:ptab w:relativeTo="margin" w:alignment="right" w:leader="dot"/>
          </w:r>
          <w:r w:rsidR="00986932">
            <w:rPr>
              <w:rFonts w:ascii="Palatino Linotype" w:hAnsi="Palatino Linotype" w:cs="Times New Roman"/>
            </w:rPr>
            <w:t>29</w:t>
          </w:r>
        </w:p>
        <w:p w14:paraId="4DFBB808" w14:textId="0EB0CC6C" w:rsidR="00C82C33" w:rsidRPr="001F2548" w:rsidRDefault="00C82C33" w:rsidP="00C82C33">
          <w:pPr>
            <w:pStyle w:val="TOC1"/>
            <w:rPr>
              <w:rFonts w:ascii="Palatino Linotype" w:hAnsi="Palatino Linotype" w:cs="Times New Roman"/>
              <w:bCs/>
            </w:rPr>
          </w:pPr>
          <w:r>
            <w:rPr>
              <w:rFonts w:ascii="Palatino Linotype" w:hAnsi="Palatino Linotype" w:cs="Times New Roman"/>
            </w:rPr>
            <w:t>Fi</w:t>
          </w:r>
          <w:r w:rsidR="00535D1B">
            <w:rPr>
              <w:rFonts w:ascii="Palatino Linotype" w:hAnsi="Palatino Linotype" w:cs="Times New Roman"/>
            </w:rPr>
            <w:t>gure 11</w:t>
          </w:r>
          <w:r>
            <w:rPr>
              <w:rFonts w:ascii="Palatino Linotype" w:hAnsi="Palatino Linotype" w:cs="Times New Roman"/>
            </w:rPr>
            <w:t xml:space="preserve">: </w:t>
          </w:r>
          <w:r w:rsidR="005A5398">
            <w:rPr>
              <w:rFonts w:ascii="Palatino Linotype" w:hAnsi="Palatino Linotype" w:cs="Times New Roman"/>
            </w:rPr>
            <w:t>UI Results</w:t>
          </w:r>
          <w:r w:rsidRPr="001F2548">
            <w:rPr>
              <w:rFonts w:ascii="Palatino Linotype" w:hAnsi="Palatino Linotype" w:cs="Times New Roman"/>
            </w:rPr>
            <w:ptab w:relativeTo="margin" w:alignment="right" w:leader="dot"/>
          </w:r>
          <w:r w:rsidR="00986932">
            <w:rPr>
              <w:rFonts w:ascii="Palatino Linotype" w:hAnsi="Palatino Linotype" w:cs="Times New Roman"/>
              <w:bCs/>
            </w:rPr>
            <w:t>30</w:t>
          </w:r>
        </w:p>
        <w:p w14:paraId="4CCFEC16" w14:textId="77777777" w:rsidR="00C82C33" w:rsidRPr="001F2548" w:rsidRDefault="002E114D" w:rsidP="00C82C33">
          <w:pPr>
            <w:pStyle w:val="TOC1"/>
            <w:ind w:left="720"/>
            <w:rPr>
              <w:rFonts w:ascii="Palatino Linotype" w:hAnsi="Palatino Linotype" w:cs="Times New Roman"/>
            </w:rPr>
          </w:pPr>
        </w:p>
      </w:sdtContent>
    </w:sdt>
    <w:p w14:paraId="5FA0F862" w14:textId="77777777" w:rsidR="00C82C33" w:rsidRDefault="00C82C33" w:rsidP="00C82C33"/>
    <w:p w14:paraId="3D65B320" w14:textId="77777777" w:rsidR="00BB43D3" w:rsidRDefault="00BB43D3" w:rsidP="00C82C33"/>
    <w:p w14:paraId="01959F35" w14:textId="77777777" w:rsidR="00BB43D3" w:rsidRDefault="00BB43D3" w:rsidP="00C82C33"/>
    <w:p w14:paraId="640959CB" w14:textId="77777777" w:rsidR="00BB43D3" w:rsidRDefault="00BB43D3" w:rsidP="00C82C33"/>
    <w:p w14:paraId="55C69AA9" w14:textId="77777777" w:rsidR="00BB43D3" w:rsidRDefault="00BB43D3" w:rsidP="00C82C33"/>
    <w:p w14:paraId="3F282980" w14:textId="77777777" w:rsidR="00C82C33" w:rsidRDefault="00C82C33" w:rsidP="003E1C82">
      <w:pPr>
        <w:pStyle w:val="Heading2"/>
        <w:rPr>
          <w:rFonts w:ascii="Palatino Linotype" w:hAnsi="Palatino Linotype" w:cs="Times New Roman"/>
          <w:i/>
        </w:rPr>
      </w:pPr>
    </w:p>
    <w:p w14:paraId="02CCE0C1" w14:textId="77777777" w:rsidR="00F7613D" w:rsidRDefault="00F7613D" w:rsidP="00F7613D"/>
    <w:p w14:paraId="08D70A02" w14:textId="77777777" w:rsidR="00F7613D" w:rsidRDefault="00F7613D" w:rsidP="00F7613D"/>
    <w:p w14:paraId="3CA7A38E" w14:textId="77777777" w:rsidR="00F7613D" w:rsidRPr="00F7613D" w:rsidRDefault="00F7613D" w:rsidP="00F7613D"/>
    <w:p w14:paraId="4A02084F" w14:textId="508A8893" w:rsidR="00C82C33" w:rsidRDefault="00C82C33" w:rsidP="003E1C82">
      <w:pPr>
        <w:pStyle w:val="Heading2"/>
        <w:rPr>
          <w:rFonts w:ascii="Palatino Linotype" w:hAnsi="Palatino Linotype" w:cs="Times New Roman"/>
          <w:i/>
        </w:rPr>
      </w:pPr>
    </w:p>
    <w:p w14:paraId="6DA6469E" w14:textId="44F7E45A" w:rsidR="00D41FCC" w:rsidRDefault="00D41FCC" w:rsidP="00D41FCC">
      <w:bookmarkStart w:id="2" w:name="_GoBack"/>
      <w:bookmarkEnd w:id="2"/>
    </w:p>
    <w:p w14:paraId="2F8EC542" w14:textId="77777777" w:rsidR="008C5673" w:rsidRPr="001F2548" w:rsidRDefault="003E1C82" w:rsidP="003E1C82">
      <w:pPr>
        <w:pStyle w:val="Heading2"/>
        <w:rPr>
          <w:rFonts w:ascii="Palatino Linotype" w:hAnsi="Palatino Linotype" w:cs="Times New Roman"/>
          <w:i/>
        </w:rPr>
      </w:pPr>
      <w:r w:rsidRPr="001F2548">
        <w:rPr>
          <w:rFonts w:ascii="Palatino Linotype" w:hAnsi="Palatino Linotype" w:cs="Times New Roman"/>
          <w:i/>
        </w:rPr>
        <w:lastRenderedPageBreak/>
        <w:t xml:space="preserve">CHAPTER 1: </w:t>
      </w:r>
      <w:commentRangeStart w:id="3"/>
      <w:r w:rsidR="008F0AE6" w:rsidRPr="001F2548">
        <w:rPr>
          <w:rFonts w:ascii="Palatino Linotype" w:hAnsi="Palatino Linotype" w:cs="Times New Roman"/>
          <w:i/>
        </w:rPr>
        <w:t>INTRODUCTION</w:t>
      </w:r>
      <w:commentRangeEnd w:id="3"/>
      <w:r w:rsidR="007461CC">
        <w:rPr>
          <w:rStyle w:val="CommentReference"/>
          <w:rFonts w:asciiTheme="minorHAnsi" w:eastAsiaTheme="minorEastAsia" w:hAnsiTheme="minorHAnsi" w:cstheme="minorBidi"/>
          <w:b w:val="0"/>
          <w:bCs w:val="0"/>
        </w:rPr>
        <w:commentReference w:id="3"/>
      </w:r>
    </w:p>
    <w:p w14:paraId="6CB4187A" w14:textId="38B69858" w:rsidR="00D80C1F" w:rsidRDefault="00202910" w:rsidP="002D4F67">
      <w:pPr>
        <w:pStyle w:val="NoSpacing"/>
        <w:ind w:left="720"/>
        <w:rPr>
          <w:rFonts w:ascii="Palatino Linotype" w:hAnsi="Palatino Linotype" w:cs="Arial"/>
          <w:color w:val="333333"/>
          <w:shd w:val="clear" w:color="auto" w:fill="FFFFFF"/>
        </w:rPr>
      </w:pPr>
      <w:r w:rsidRPr="00202910">
        <w:rPr>
          <w:rFonts w:ascii="Palatino Linotype" w:hAnsi="Palatino Linotype" w:cs="Arial"/>
          <w:color w:val="333333"/>
          <w:shd w:val="clear" w:color="auto" w:fill="FFFFFF"/>
        </w:rPr>
        <w:t>Predictive modeling is the process of creating,</w:t>
      </w:r>
      <w:r>
        <w:rPr>
          <w:rFonts w:ascii="Palatino Linotype" w:hAnsi="Palatino Linotype" w:cs="Arial"/>
          <w:color w:val="333333"/>
          <w:shd w:val="clear" w:color="auto" w:fill="FFFFFF"/>
        </w:rPr>
        <w:t xml:space="preserve"> testing and validating a </w:t>
      </w:r>
      <w:r w:rsidR="00163C0D">
        <w:rPr>
          <w:rFonts w:ascii="Palatino Linotype" w:hAnsi="Palatino Linotype" w:cs="Arial"/>
          <w:color w:val="333333"/>
          <w:shd w:val="clear" w:color="auto" w:fill="FFFFFF"/>
        </w:rPr>
        <w:t xml:space="preserve">computer science </w:t>
      </w:r>
      <w:r>
        <w:rPr>
          <w:rFonts w:ascii="Palatino Linotype" w:hAnsi="Palatino Linotype" w:cs="Arial"/>
          <w:color w:val="333333"/>
          <w:shd w:val="clear" w:color="auto" w:fill="FFFFFF"/>
        </w:rPr>
        <w:t>model</w:t>
      </w:r>
      <w:r w:rsidR="00371613">
        <w:rPr>
          <w:rStyle w:val="FootnoteReference"/>
          <w:rFonts w:ascii="Palatino Linotype" w:hAnsi="Palatino Linotype" w:cs="Arial"/>
          <w:color w:val="222222"/>
          <w:shd w:val="clear" w:color="auto" w:fill="FFFFFF"/>
        </w:rPr>
        <w:footnoteReference w:id="1"/>
      </w:r>
      <w:r w:rsidR="00371613">
        <w:rPr>
          <w:rFonts w:ascii="Palatino Linotype" w:hAnsi="Palatino Linotype" w:cs="Arial"/>
          <w:color w:val="333333"/>
          <w:shd w:val="clear" w:color="auto" w:fill="FFFFFF"/>
        </w:rPr>
        <w:t xml:space="preserve"> </w:t>
      </w:r>
      <w:r>
        <w:rPr>
          <w:rFonts w:ascii="Palatino Linotype" w:hAnsi="Palatino Linotype" w:cs="Arial"/>
          <w:color w:val="333333"/>
          <w:shd w:val="clear" w:color="auto" w:fill="FFFFFF"/>
        </w:rPr>
        <w:t xml:space="preserve">made up of </w:t>
      </w:r>
      <w:r w:rsidRPr="00520E37">
        <w:rPr>
          <w:rFonts w:ascii="Palatino Linotype" w:hAnsi="Palatino Linotype" w:cs="Arial"/>
          <w:color w:val="222222"/>
          <w:shd w:val="clear" w:color="auto" w:fill="FFFFFF"/>
        </w:rPr>
        <w:t>a number of predictors which are variables that are likely to influence future results</w:t>
      </w:r>
      <w:r w:rsidR="00C659FE">
        <w:rPr>
          <w:rFonts w:ascii="Arial" w:hAnsi="Arial" w:cs="Arial"/>
          <w:color w:val="222222"/>
          <w:shd w:val="clear" w:color="auto" w:fill="FFFFFF"/>
        </w:rPr>
        <w:t xml:space="preserve"> </w:t>
      </w:r>
      <w:r w:rsidRPr="00202910">
        <w:rPr>
          <w:rFonts w:ascii="Palatino Linotype" w:hAnsi="Palatino Linotype" w:cs="Arial"/>
          <w:color w:val="333333"/>
          <w:shd w:val="clear" w:color="auto" w:fill="FFFFFF"/>
        </w:rPr>
        <w:t>to best predict the probability of an outcome. A number of modeling methods from machine learning, artificial intelligence,</w:t>
      </w:r>
      <w:r>
        <w:rPr>
          <w:rFonts w:ascii="Palatino Linotype" w:hAnsi="Palatino Linotype" w:cs="Arial"/>
          <w:color w:val="333333"/>
          <w:shd w:val="clear" w:color="auto" w:fill="FFFFFF"/>
        </w:rPr>
        <w:t xml:space="preserve"> and statistics are available as</w:t>
      </w:r>
      <w:r w:rsidR="00520E37">
        <w:rPr>
          <w:rFonts w:ascii="Palatino Linotype" w:hAnsi="Palatino Linotype"/>
        </w:rPr>
        <w:t xml:space="preserve"> predictive analysis</w:t>
      </w:r>
      <w:r w:rsidR="00F157FB">
        <w:rPr>
          <w:rFonts w:ascii="Palatino Linotype" w:hAnsi="Palatino Linotype"/>
        </w:rPr>
        <w:t xml:space="preserve"> </w:t>
      </w:r>
      <w:r w:rsidR="00F05BDB">
        <w:rPr>
          <w:rFonts w:ascii="Palatino Linotype" w:hAnsi="Palatino Linotype"/>
        </w:rPr>
        <w:t xml:space="preserve">tools </w:t>
      </w:r>
      <w:r w:rsidRPr="00202910">
        <w:rPr>
          <w:rFonts w:ascii="Palatino Linotype" w:hAnsi="Palatino Linotype" w:cs="Arial"/>
          <w:color w:val="333333"/>
          <w:shd w:val="clear" w:color="auto" w:fill="FFFFFF"/>
        </w:rPr>
        <w:t>for this task.</w:t>
      </w:r>
      <w:r w:rsidR="00D80C1F">
        <w:rPr>
          <w:rFonts w:ascii="Palatino Linotype" w:hAnsi="Palatino Linotype" w:cs="Arial"/>
          <w:color w:val="333333"/>
          <w:shd w:val="clear" w:color="auto" w:fill="FFFFFF"/>
        </w:rPr>
        <w:t xml:space="preserve">  </w:t>
      </w:r>
      <w:r w:rsidR="00390448" w:rsidRPr="00202910">
        <w:rPr>
          <w:rFonts w:ascii="Palatino Linotype" w:hAnsi="Palatino Linotype" w:cs="Arial"/>
          <w:color w:val="333333"/>
          <w:shd w:val="clear" w:color="auto" w:fill="FFFFFF"/>
        </w:rPr>
        <w:t xml:space="preserve">The model is chosen on the basis of testing, validation and evaluation to </w:t>
      </w:r>
      <w:r w:rsidR="00F05BDB">
        <w:rPr>
          <w:rFonts w:ascii="Palatino Linotype" w:hAnsi="Palatino Linotype" w:cs="Arial"/>
          <w:color w:val="333333"/>
          <w:shd w:val="clear" w:color="auto" w:fill="FFFFFF"/>
        </w:rPr>
        <w:t xml:space="preserve">best </w:t>
      </w:r>
      <w:r w:rsidR="00622B74">
        <w:rPr>
          <w:rFonts w:ascii="Palatino Linotype" w:hAnsi="Palatino Linotype" w:cs="Arial"/>
          <w:color w:val="333333"/>
          <w:shd w:val="clear" w:color="auto" w:fill="FFFFFF"/>
        </w:rPr>
        <w:t>anticipate</w:t>
      </w:r>
      <w:r w:rsidR="00390448" w:rsidRPr="00202910">
        <w:rPr>
          <w:rFonts w:ascii="Palatino Linotype" w:hAnsi="Palatino Linotype" w:cs="Arial"/>
          <w:color w:val="333333"/>
          <w:shd w:val="clear" w:color="auto" w:fill="FFFFFF"/>
        </w:rPr>
        <w:t xml:space="preserve"> the probab</w:t>
      </w:r>
      <w:r w:rsidR="00390448">
        <w:rPr>
          <w:rFonts w:ascii="Palatino Linotype" w:hAnsi="Palatino Linotype" w:cs="Arial"/>
          <w:color w:val="333333"/>
          <w:shd w:val="clear" w:color="auto" w:fill="FFFFFF"/>
        </w:rPr>
        <w:t>ility of an outcome in a given </w:t>
      </w:r>
      <w:r w:rsidR="00390448" w:rsidRPr="00202910">
        <w:rPr>
          <w:rFonts w:ascii="Palatino Linotype" w:hAnsi="Palatino Linotype" w:cs="Arial"/>
          <w:color w:val="333333"/>
          <w:shd w:val="clear" w:color="auto" w:fill="FFFFFF"/>
        </w:rPr>
        <w:t>set of input data.</w:t>
      </w:r>
      <w:r w:rsidR="009726AD">
        <w:rPr>
          <w:rFonts w:ascii="Palatino Linotype" w:hAnsi="Palatino Linotype" w:cs="Arial"/>
          <w:color w:val="333333"/>
          <w:shd w:val="clear" w:color="auto" w:fill="FFFFFF"/>
        </w:rPr>
        <w:t xml:space="preserve"> [1]</w:t>
      </w:r>
      <w:r w:rsidR="00C969B6">
        <w:rPr>
          <w:rFonts w:ascii="Palatino Linotype" w:hAnsi="Palatino Linotype" w:cs="Arial"/>
          <w:color w:val="333333"/>
          <w:shd w:val="clear" w:color="auto" w:fill="FFFFFF"/>
        </w:rPr>
        <w:t xml:space="preserve"> </w:t>
      </w:r>
    </w:p>
    <w:p w14:paraId="668B1458" w14:textId="396BC9D3" w:rsidR="005821DE" w:rsidRPr="00535D1B" w:rsidRDefault="005821DE" w:rsidP="002D4F67">
      <w:pPr>
        <w:pStyle w:val="NoSpacing"/>
        <w:ind w:left="720"/>
        <w:rPr>
          <w:rFonts w:ascii="Palatino Linotype" w:hAnsi="Palatino Linotype" w:cs="Courier New"/>
          <w:color w:val="000000" w:themeColor="text1"/>
          <w:shd w:val="clear" w:color="auto" w:fill="FFFFFF"/>
        </w:rPr>
      </w:pPr>
      <w:r w:rsidRPr="00535D1B">
        <w:rPr>
          <w:rFonts w:ascii="Palatino Linotype" w:hAnsi="Palatino Linotype" w:cs="Courier New"/>
          <w:color w:val="000000" w:themeColor="text1"/>
          <w:shd w:val="clear" w:color="auto" w:fill="FFFFFF"/>
        </w:rPr>
        <w:t>As an illustration of the potential of applying predictive models</w:t>
      </w:r>
      <w:r w:rsidR="00E66460">
        <w:rPr>
          <w:rFonts w:ascii="Palatino Linotype" w:hAnsi="Palatino Linotype" w:cs="Courier New"/>
          <w:color w:val="000000" w:themeColor="text1"/>
          <w:shd w:val="clear" w:color="auto" w:fill="FFFFFF"/>
        </w:rPr>
        <w:t xml:space="preserve"> to</w:t>
      </w:r>
      <w:r w:rsidR="00622B74" w:rsidRPr="00535D1B">
        <w:rPr>
          <w:rFonts w:ascii="Palatino Linotype" w:hAnsi="Palatino Linotype" w:cs="Courier New"/>
          <w:color w:val="000000" w:themeColor="text1"/>
          <w:shd w:val="clear" w:color="auto" w:fill="FFFFFF"/>
        </w:rPr>
        <w:t xml:space="preserve"> </w:t>
      </w:r>
      <w:r w:rsidR="00E66460">
        <w:rPr>
          <w:rFonts w:ascii="Palatino Linotype" w:hAnsi="Palatino Linotype" w:cs="Courier New"/>
          <w:color w:val="000000" w:themeColor="text1"/>
          <w:shd w:val="clear" w:color="auto" w:fill="FFFFFF"/>
        </w:rPr>
        <w:t xml:space="preserve">the game of </w:t>
      </w:r>
      <w:r w:rsidR="00622B74" w:rsidRPr="00535D1B">
        <w:rPr>
          <w:rFonts w:ascii="Palatino Linotype" w:hAnsi="Palatino Linotype" w:cs="Courier New"/>
          <w:color w:val="000000" w:themeColor="text1"/>
          <w:shd w:val="clear" w:color="auto" w:fill="FFFFFF"/>
        </w:rPr>
        <w:t>golf</w:t>
      </w:r>
      <w:r w:rsidRPr="00535D1B">
        <w:rPr>
          <w:rFonts w:ascii="Palatino Linotype" w:hAnsi="Palatino Linotype" w:cs="Courier New"/>
          <w:color w:val="000000" w:themeColor="text1"/>
          <w:shd w:val="clear" w:color="auto" w:fill="FFFFFF"/>
        </w:rPr>
        <w:t xml:space="preserve"> consider the following study on </w:t>
      </w:r>
      <w:r w:rsidR="00622B74" w:rsidRPr="00535D1B">
        <w:rPr>
          <w:rFonts w:ascii="Palatino Linotype" w:hAnsi="Palatino Linotype" w:cs="Courier New"/>
          <w:color w:val="000000" w:themeColor="text1"/>
          <w:shd w:val="clear" w:color="auto" w:fill="FFFFFF"/>
        </w:rPr>
        <w:t xml:space="preserve">golf </w:t>
      </w:r>
      <w:r w:rsidRPr="00535D1B">
        <w:rPr>
          <w:rFonts w:ascii="Palatino Linotype" w:hAnsi="Palatino Linotype" w:cs="Courier New"/>
          <w:color w:val="000000" w:themeColor="text1"/>
          <w:shd w:val="clear" w:color="auto" w:fill="FFFFFF"/>
        </w:rPr>
        <w:t xml:space="preserve">course history vs </w:t>
      </w:r>
      <w:r w:rsidR="00622B74" w:rsidRPr="00535D1B">
        <w:rPr>
          <w:rFonts w:ascii="Palatino Linotype" w:hAnsi="Palatino Linotype" w:cs="Courier New"/>
          <w:color w:val="000000" w:themeColor="text1"/>
          <w:shd w:val="clear" w:color="auto" w:fill="FFFFFF"/>
        </w:rPr>
        <w:t xml:space="preserve">player </w:t>
      </w:r>
      <w:r w:rsidRPr="00535D1B">
        <w:rPr>
          <w:rFonts w:ascii="Palatino Linotype" w:hAnsi="Palatino Linotype" w:cs="Courier New"/>
          <w:color w:val="000000" w:themeColor="text1"/>
          <w:shd w:val="clear" w:color="auto" w:fill="FFFFFF"/>
        </w:rPr>
        <w:t>performance:</w:t>
      </w:r>
    </w:p>
    <w:p w14:paraId="67C670DD" w14:textId="1F1DA78A" w:rsidR="00D41FCC" w:rsidRPr="00535D1B" w:rsidRDefault="00D41FCC" w:rsidP="005821DE">
      <w:pPr>
        <w:pStyle w:val="NoSpacing"/>
        <w:ind w:left="1440"/>
        <w:rPr>
          <w:rFonts w:asciiTheme="majorHAnsi" w:hAnsiTheme="majorHAnsi" w:cstheme="majorHAnsi"/>
          <w:color w:val="5F5F5F" w:themeColor="accent5"/>
          <w:sz w:val="20"/>
          <w:szCs w:val="20"/>
          <w:shd w:val="clear" w:color="auto" w:fill="FFFFFF"/>
        </w:rPr>
      </w:pPr>
      <w:r w:rsidRPr="00535D1B">
        <w:rPr>
          <w:rFonts w:asciiTheme="majorHAnsi" w:hAnsiTheme="majorHAnsi" w:cstheme="majorHAnsi"/>
          <w:color w:val="5F5F5F" w:themeColor="accent5"/>
          <w:sz w:val="20"/>
          <w:szCs w:val="20"/>
          <w:shd w:val="clear" w:color="auto" w:fill="FFFFFF"/>
        </w:rPr>
        <w:t>In the graph below we plot a few different scoring averages calculated over different historical time horizons. The goal here is to evaluate different ways of predicting a player’s scores. </w:t>
      </w:r>
      <w:r w:rsidR="005821DE" w:rsidRPr="00535D1B">
        <w:rPr>
          <w:rFonts w:asciiTheme="majorHAnsi" w:hAnsiTheme="majorHAnsi" w:cstheme="majorHAnsi"/>
          <w:color w:val="5F5F5F" w:themeColor="accent5"/>
          <w:sz w:val="20"/>
          <w:szCs w:val="20"/>
          <w:shd w:val="clear" w:color="auto" w:fill="FFFFFF"/>
        </w:rPr>
        <w:t>[3]</w:t>
      </w:r>
    </w:p>
    <w:p w14:paraId="036C3C2F" w14:textId="77777777" w:rsidR="00D41FCC" w:rsidRDefault="00D41FCC" w:rsidP="002D4F67">
      <w:pPr>
        <w:pStyle w:val="NoSpacing"/>
        <w:ind w:left="720"/>
        <w:rPr>
          <w:rFonts w:ascii="Palatino Linotype" w:hAnsi="Palatino Linotype" w:cs="Times New Roman"/>
        </w:rPr>
      </w:pPr>
    </w:p>
    <w:p w14:paraId="1ED54CC8" w14:textId="58C5E49F" w:rsidR="00D41FCC" w:rsidRDefault="00D41FCC" w:rsidP="002D4F67">
      <w:pPr>
        <w:pStyle w:val="NoSpacing"/>
        <w:ind w:left="720"/>
        <w:rPr>
          <w:rFonts w:ascii="Palatino Linotype" w:hAnsi="Palatino Linotype" w:cs="Times New Roman"/>
        </w:rPr>
      </w:pPr>
      <w:r>
        <w:rPr>
          <w:noProof/>
          <w:lang w:eastAsia="en-US"/>
        </w:rPr>
        <w:drawing>
          <wp:inline distT="0" distB="0" distL="0" distR="0" wp14:anchorId="23B77C4F" wp14:editId="76433C1F">
            <wp:extent cx="5943600" cy="3622383"/>
            <wp:effectExtent l="0" t="0" r="0" b="0"/>
            <wp:docPr id="25" name="Picture 25" descr="https://i2.wp.com/datagolf.ca/wp-content/uploads/2017/12/DJ_prediction-Copy1-2.png?resize=740%2C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2.wp.com/datagolf.ca/wp-content/uploads/2017/12/DJ_prediction-Copy1-2.png?resize=740%2C4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2383"/>
                    </a:xfrm>
                    <a:prstGeom prst="rect">
                      <a:avLst/>
                    </a:prstGeom>
                    <a:noFill/>
                    <a:ln>
                      <a:noFill/>
                    </a:ln>
                  </pic:spPr>
                </pic:pic>
              </a:graphicData>
            </a:graphic>
          </wp:inline>
        </w:drawing>
      </w:r>
    </w:p>
    <w:p w14:paraId="6F82E8D2" w14:textId="77777777" w:rsidR="00D41FCC" w:rsidRDefault="00D41FCC" w:rsidP="002D4F67">
      <w:pPr>
        <w:pStyle w:val="NoSpacing"/>
        <w:ind w:left="720"/>
        <w:rPr>
          <w:rFonts w:ascii="Palatino Linotype" w:hAnsi="Palatino Linotype" w:cs="Times New Roman"/>
        </w:rPr>
      </w:pPr>
    </w:p>
    <w:p w14:paraId="328908AE" w14:textId="38545C33" w:rsidR="00371613" w:rsidRDefault="00371613" w:rsidP="00371613">
      <w:pPr>
        <w:pStyle w:val="NoSpacing"/>
        <w:ind w:left="720"/>
        <w:rPr>
          <w:rFonts w:ascii="Palatino Linotype" w:hAnsi="Palatino Linotype" w:cs="Times New Roman"/>
        </w:rPr>
      </w:pPr>
      <w:r>
        <w:rPr>
          <w:rFonts w:ascii="Palatino Linotype" w:hAnsi="Palatino Linotype" w:cs="Times New Roman"/>
        </w:rPr>
        <w:lastRenderedPageBreak/>
        <w:t xml:space="preserve">Golf is a sport which allows an unlimited number of options and decisions for the player to make </w:t>
      </w:r>
      <w:r w:rsidR="00622B74">
        <w:rPr>
          <w:rFonts w:ascii="Palatino Linotype" w:hAnsi="Palatino Linotype" w:cs="Times New Roman"/>
        </w:rPr>
        <w:t>on</w:t>
      </w:r>
      <w:r>
        <w:rPr>
          <w:rFonts w:ascii="Palatino Linotype" w:hAnsi="Palatino Linotype" w:cs="Times New Roman"/>
        </w:rPr>
        <w:t xml:space="preserve"> every shot.  Is a shot going to be aggressive or conservative?  Is it better to fly your ball to the green or bounce it on?  Should you hit the back of the cup with your putt or lag it up close?   Understanding which shot decisions give the best chance for improved play and lower scores gives </w:t>
      </w:r>
      <w:r w:rsidR="00F6182A">
        <w:rPr>
          <w:rFonts w:ascii="Palatino Linotype" w:hAnsi="Palatino Linotype" w:cs="Times New Roman"/>
        </w:rPr>
        <w:t>the golfer</w:t>
      </w:r>
      <w:r>
        <w:rPr>
          <w:rFonts w:ascii="Palatino Linotype" w:hAnsi="Palatino Linotype" w:cs="Times New Roman"/>
        </w:rPr>
        <w:t xml:space="preserve"> a competitive advantage.</w:t>
      </w:r>
    </w:p>
    <w:p w14:paraId="13322E99" w14:textId="35087B77" w:rsidR="006478C4" w:rsidRPr="001F2548" w:rsidRDefault="007A59A3" w:rsidP="002D4F67">
      <w:pPr>
        <w:pStyle w:val="NoSpacing"/>
        <w:ind w:left="720"/>
        <w:rPr>
          <w:rFonts w:ascii="Palatino Linotype" w:hAnsi="Palatino Linotype" w:cs="Times New Roman"/>
        </w:rPr>
      </w:pPr>
      <w:r w:rsidRPr="001F2548">
        <w:rPr>
          <w:rFonts w:ascii="Palatino Linotype" w:hAnsi="Palatino Linotype" w:cs="Times New Roman"/>
        </w:rPr>
        <w:t xml:space="preserve">This thesis focuses on </w:t>
      </w:r>
      <w:r w:rsidR="00155E7A">
        <w:rPr>
          <w:rFonts w:ascii="Palatino Linotype" w:hAnsi="Palatino Linotype" w:cs="Times New Roman"/>
        </w:rPr>
        <w:t xml:space="preserve">using predictive analytics to understand </w:t>
      </w:r>
      <w:r w:rsidRPr="001F2548">
        <w:rPr>
          <w:rFonts w:ascii="Palatino Linotype" w:hAnsi="Palatino Linotype" w:cs="Times New Roman"/>
        </w:rPr>
        <w:t xml:space="preserve">performance </w:t>
      </w:r>
      <w:r w:rsidR="00C34835">
        <w:rPr>
          <w:rFonts w:ascii="Palatino Linotype" w:hAnsi="Palatino Linotype" w:cs="Times New Roman"/>
        </w:rPr>
        <w:t xml:space="preserve">streaks </w:t>
      </w:r>
      <w:r w:rsidRPr="001F2548">
        <w:rPr>
          <w:rFonts w:ascii="Palatino Linotype" w:hAnsi="Palatino Linotype" w:cs="Times New Roman"/>
        </w:rPr>
        <w:t xml:space="preserve">in golf </w:t>
      </w:r>
      <w:r w:rsidR="00252ADD" w:rsidRPr="001F2548">
        <w:rPr>
          <w:rFonts w:ascii="Palatino Linotype" w:hAnsi="Palatino Linotype" w:cs="Times New Roman"/>
        </w:rPr>
        <w:t>and the contributing factors</w:t>
      </w:r>
      <w:r w:rsidRPr="001F2548">
        <w:rPr>
          <w:rFonts w:ascii="Palatino Linotype" w:hAnsi="Palatino Linotype" w:cs="Times New Roman"/>
        </w:rPr>
        <w:t xml:space="preserve">.  </w:t>
      </w:r>
      <w:r w:rsidR="00D5499A" w:rsidRPr="001F2548">
        <w:rPr>
          <w:rFonts w:ascii="Palatino Linotype" w:hAnsi="Palatino Linotype" w:cs="Times New Roman"/>
        </w:rPr>
        <w:t>A</w:t>
      </w:r>
      <w:r w:rsidR="00252ADD" w:rsidRPr="001F2548">
        <w:rPr>
          <w:rFonts w:ascii="Palatino Linotype" w:hAnsi="Palatino Linotype" w:cs="Times New Roman"/>
        </w:rPr>
        <w:t xml:space="preserve"> predictive model, scoring engine, and </w:t>
      </w:r>
      <w:r w:rsidR="00F24D44" w:rsidRPr="001F2548">
        <w:rPr>
          <w:rFonts w:ascii="Palatino Linotype" w:hAnsi="Palatino Linotype" w:cs="Times New Roman"/>
        </w:rPr>
        <w:t xml:space="preserve">a </w:t>
      </w:r>
      <w:r w:rsidR="00252ADD" w:rsidRPr="001F2548">
        <w:rPr>
          <w:rFonts w:ascii="Palatino Linotype" w:hAnsi="Palatino Linotype" w:cs="Times New Roman"/>
        </w:rPr>
        <w:t>player based</w:t>
      </w:r>
      <w:r w:rsidR="00F868D1" w:rsidRPr="001F2548">
        <w:rPr>
          <w:rFonts w:ascii="Palatino Linotype" w:hAnsi="Palatino Linotype" w:cs="Times New Roman"/>
        </w:rPr>
        <w:t xml:space="preserve"> software system have</w:t>
      </w:r>
      <w:r w:rsidR="00D5499A" w:rsidRPr="001F2548">
        <w:rPr>
          <w:rFonts w:ascii="Palatino Linotype" w:hAnsi="Palatino Linotype" w:cs="Times New Roman"/>
        </w:rPr>
        <w:t xml:space="preserve"> been designed and developed </w:t>
      </w:r>
      <w:r w:rsidR="00C43DE7">
        <w:rPr>
          <w:rFonts w:ascii="Palatino Linotype" w:hAnsi="Palatino Linotype" w:cs="Times New Roman"/>
        </w:rPr>
        <w:t xml:space="preserve">based on ShotLink data </w:t>
      </w:r>
      <w:r w:rsidR="00D5499A" w:rsidRPr="001F2548">
        <w:rPr>
          <w:rFonts w:ascii="Palatino Linotype" w:hAnsi="Palatino Linotype" w:cs="Times New Roman"/>
        </w:rPr>
        <w:t xml:space="preserve">to provide players, coaches and trainers insight </w:t>
      </w:r>
      <w:r w:rsidR="00F868D1" w:rsidRPr="001F2548">
        <w:rPr>
          <w:rFonts w:ascii="Palatino Linotype" w:hAnsi="Palatino Linotype" w:cs="Times New Roman"/>
        </w:rPr>
        <w:t>based on data</w:t>
      </w:r>
      <w:r w:rsidR="00263FD1" w:rsidRPr="001F2548">
        <w:rPr>
          <w:rFonts w:ascii="Palatino Linotype" w:hAnsi="Palatino Linotype" w:cs="Times New Roman"/>
        </w:rPr>
        <w:t xml:space="preserve"> sets</w:t>
      </w:r>
      <w:r w:rsidR="00F868D1" w:rsidRPr="001F2548">
        <w:rPr>
          <w:rFonts w:ascii="Palatino Linotype" w:hAnsi="Palatino Linotype" w:cs="Times New Roman"/>
        </w:rPr>
        <w:t xml:space="preserve"> </w:t>
      </w:r>
      <w:r w:rsidR="00155E7A">
        <w:rPr>
          <w:rFonts w:ascii="Palatino Linotype" w:hAnsi="Palatino Linotype" w:cs="Times New Roman"/>
        </w:rPr>
        <w:t xml:space="preserve">reflecting their play </w:t>
      </w:r>
      <w:r w:rsidR="00D5499A" w:rsidRPr="001F2548">
        <w:rPr>
          <w:rFonts w:ascii="Palatino Linotype" w:hAnsi="Palatino Linotype" w:cs="Times New Roman"/>
        </w:rPr>
        <w:t xml:space="preserve">into what characteristics </w:t>
      </w:r>
      <w:r w:rsidR="00F868D1" w:rsidRPr="001F2548">
        <w:rPr>
          <w:rFonts w:ascii="Palatino Linotype" w:hAnsi="Palatino Linotype" w:cs="Times New Roman"/>
        </w:rPr>
        <w:t>are pertinent</w:t>
      </w:r>
      <w:r w:rsidR="005F5900" w:rsidRPr="001F2548">
        <w:rPr>
          <w:rFonts w:ascii="Palatino Linotype" w:hAnsi="Palatino Linotype" w:cs="Times New Roman"/>
        </w:rPr>
        <w:t xml:space="preserve"> surrounding </w:t>
      </w:r>
      <w:r w:rsidR="00D5499A" w:rsidRPr="001F2548">
        <w:rPr>
          <w:rFonts w:ascii="Palatino Linotype" w:hAnsi="Palatino Linotype" w:cs="Times New Roman"/>
        </w:rPr>
        <w:t>streaks enabling them to play their best more often.</w:t>
      </w:r>
    </w:p>
    <w:p w14:paraId="3D464BBB" w14:textId="6EA70B27" w:rsidR="00C34835" w:rsidRDefault="00633FD9" w:rsidP="002D4F67">
      <w:pPr>
        <w:pStyle w:val="NoSpacing"/>
        <w:ind w:left="720"/>
        <w:rPr>
          <w:rFonts w:ascii="Palatino Linotype" w:hAnsi="Palatino Linotype" w:cs="Times New Roman"/>
        </w:rPr>
      </w:pPr>
      <w:r w:rsidRPr="001F2548">
        <w:rPr>
          <w:rFonts w:ascii="Palatino Linotype" w:hAnsi="Palatino Linotype" w:cs="Times New Roman"/>
        </w:rPr>
        <w:t xml:space="preserve">This </w:t>
      </w:r>
      <w:r w:rsidR="007361C0" w:rsidRPr="001F2548">
        <w:rPr>
          <w:rFonts w:ascii="Palatino Linotype" w:hAnsi="Palatino Linotype" w:cs="Times New Roman"/>
        </w:rPr>
        <w:t>study</w:t>
      </w:r>
      <w:r w:rsidRPr="001F2548">
        <w:rPr>
          <w:rFonts w:ascii="Palatino Linotype" w:hAnsi="Palatino Linotype" w:cs="Times New Roman"/>
        </w:rPr>
        <w:t xml:space="preserve"> is </w:t>
      </w:r>
      <w:r w:rsidR="00060F23" w:rsidRPr="001F2548">
        <w:rPr>
          <w:rFonts w:ascii="Palatino Linotype" w:hAnsi="Palatino Linotype" w:cs="Times New Roman"/>
        </w:rPr>
        <w:t xml:space="preserve">different than </w:t>
      </w:r>
      <w:r w:rsidR="007E35BD" w:rsidRPr="001F2548">
        <w:rPr>
          <w:rFonts w:ascii="Palatino Linotype" w:hAnsi="Palatino Linotype" w:cs="Times New Roman"/>
        </w:rPr>
        <w:t xml:space="preserve">typical </w:t>
      </w:r>
      <w:r w:rsidR="00060F23" w:rsidRPr="001F2548">
        <w:rPr>
          <w:rFonts w:ascii="Palatino Linotype" w:hAnsi="Palatino Linotype" w:cs="Times New Roman"/>
        </w:rPr>
        <w:t xml:space="preserve">research into </w:t>
      </w:r>
      <w:r w:rsidR="007E35BD" w:rsidRPr="001F2548">
        <w:rPr>
          <w:rFonts w:ascii="Palatino Linotype" w:hAnsi="Palatino Linotype" w:cs="Times New Roman"/>
        </w:rPr>
        <w:t xml:space="preserve">skilled performance </w:t>
      </w:r>
      <w:r w:rsidR="00060F23" w:rsidRPr="001F2548">
        <w:rPr>
          <w:rFonts w:ascii="Palatino Linotype" w:hAnsi="Palatino Linotype" w:cs="Times New Roman"/>
        </w:rPr>
        <w:t>streaks</w:t>
      </w:r>
      <w:r w:rsidR="00B248C4" w:rsidRPr="001F2548">
        <w:rPr>
          <w:rFonts w:ascii="Palatino Linotype" w:hAnsi="Palatino Linotype" w:cs="Times New Roman"/>
        </w:rPr>
        <w:t xml:space="preserve"> that have applied</w:t>
      </w:r>
      <w:r w:rsidR="00060F23" w:rsidRPr="001F2548">
        <w:rPr>
          <w:rFonts w:ascii="Palatino Linotype" w:hAnsi="Palatino Linotype" w:cs="Times New Roman"/>
        </w:rPr>
        <w:t xml:space="preserve"> </w:t>
      </w:r>
      <w:r w:rsidR="00B248C4" w:rsidRPr="001F2548">
        <w:rPr>
          <w:rFonts w:ascii="Palatino Linotype" w:hAnsi="Palatino Linotype" w:cs="Times New Roman"/>
        </w:rPr>
        <w:t xml:space="preserve">euphemisms such </w:t>
      </w:r>
      <w:r w:rsidR="00060F23" w:rsidRPr="001F2548">
        <w:rPr>
          <w:rFonts w:ascii="Palatino Linotype" w:hAnsi="Palatino Linotype" w:cs="Times New Roman"/>
        </w:rPr>
        <w:t xml:space="preserve">as </w:t>
      </w:r>
      <w:r w:rsidR="00060F23" w:rsidRPr="00572644">
        <w:rPr>
          <w:rFonts w:ascii="Palatino Linotype" w:hAnsi="Palatino Linotype" w:cs="Times New Roman"/>
          <w:color w:val="5F5F5F" w:themeColor="accent5"/>
        </w:rPr>
        <w:t>‘</w:t>
      </w:r>
      <w:r w:rsidR="004109F8" w:rsidRPr="00572644">
        <w:rPr>
          <w:rFonts w:ascii="Palatino Linotype" w:hAnsi="Palatino Linotype" w:cs="Times New Roman"/>
          <w:color w:val="5F5F5F" w:themeColor="accent5"/>
        </w:rPr>
        <w:t xml:space="preserve">success breeds </w:t>
      </w:r>
      <w:r w:rsidR="00AE267B" w:rsidRPr="00572644">
        <w:rPr>
          <w:rFonts w:ascii="Palatino Linotype" w:hAnsi="Palatino Linotype" w:cs="Times New Roman"/>
          <w:color w:val="5F5F5F" w:themeColor="accent5"/>
        </w:rPr>
        <w:t>success’</w:t>
      </w:r>
      <w:r w:rsidR="00AE267B" w:rsidRPr="001F2548">
        <w:rPr>
          <w:rFonts w:ascii="Palatino Linotype" w:hAnsi="Palatino Linotype" w:cs="Times New Roman"/>
        </w:rPr>
        <w:t xml:space="preserve"> [</w:t>
      </w:r>
      <w:r w:rsidR="004560A4">
        <w:rPr>
          <w:rFonts w:ascii="Palatino Linotype" w:hAnsi="Palatino Linotype" w:cs="Times New Roman"/>
        </w:rPr>
        <w:t>11</w:t>
      </w:r>
      <w:r w:rsidR="004109F8" w:rsidRPr="001F2548">
        <w:rPr>
          <w:rFonts w:ascii="Palatino Linotype" w:hAnsi="Palatino Linotype" w:cs="Times New Roman"/>
        </w:rPr>
        <w:t>]</w:t>
      </w:r>
      <w:r w:rsidR="00060F23" w:rsidRPr="001F2548">
        <w:rPr>
          <w:rFonts w:ascii="Palatino Linotype" w:hAnsi="Palatino Linotype" w:cs="Times New Roman"/>
        </w:rPr>
        <w:t xml:space="preserve"> or </w:t>
      </w:r>
      <w:r w:rsidR="00060F23" w:rsidRPr="00572644">
        <w:rPr>
          <w:rFonts w:ascii="Palatino Linotype" w:hAnsi="Palatino Linotype" w:cs="Times New Roman"/>
          <w:color w:val="5F5F5F" w:themeColor="accent5"/>
        </w:rPr>
        <w:t xml:space="preserve">‘hot </w:t>
      </w:r>
      <w:r w:rsidR="00AE267B" w:rsidRPr="00572644">
        <w:rPr>
          <w:rFonts w:ascii="Palatino Linotype" w:hAnsi="Palatino Linotype" w:cs="Times New Roman"/>
          <w:color w:val="5F5F5F" w:themeColor="accent5"/>
        </w:rPr>
        <w:t xml:space="preserve">hands’ </w:t>
      </w:r>
      <w:r w:rsidR="00AE267B" w:rsidRPr="001F2548">
        <w:rPr>
          <w:rFonts w:ascii="Palatino Linotype" w:hAnsi="Palatino Linotype" w:cs="Times New Roman"/>
        </w:rPr>
        <w:t>[</w:t>
      </w:r>
      <w:r w:rsidR="004560A4">
        <w:rPr>
          <w:rFonts w:ascii="Palatino Linotype" w:hAnsi="Palatino Linotype" w:cs="Times New Roman"/>
        </w:rPr>
        <w:t>10</w:t>
      </w:r>
      <w:r w:rsidR="00060F23" w:rsidRPr="001F2548">
        <w:rPr>
          <w:rFonts w:ascii="Palatino Linotype" w:hAnsi="Palatino Linotype" w:cs="Times New Roman"/>
        </w:rPr>
        <w:t>]</w:t>
      </w:r>
      <w:r w:rsidR="00045187" w:rsidRPr="001F2548">
        <w:rPr>
          <w:rFonts w:ascii="Palatino Linotype" w:hAnsi="Palatino Linotype" w:cs="Times New Roman"/>
        </w:rPr>
        <w:t xml:space="preserve"> </w:t>
      </w:r>
      <w:r w:rsidR="00B248C4" w:rsidRPr="001F2548">
        <w:rPr>
          <w:rFonts w:ascii="Palatino Linotype" w:hAnsi="Palatino Linotype" w:cs="Times New Roman"/>
        </w:rPr>
        <w:t xml:space="preserve">to </w:t>
      </w:r>
      <w:r w:rsidR="008525DA" w:rsidRPr="001F2548">
        <w:rPr>
          <w:rFonts w:ascii="Palatino Linotype" w:hAnsi="Palatino Linotype" w:cs="Times New Roman"/>
        </w:rPr>
        <w:t xml:space="preserve">the phenomenon of </w:t>
      </w:r>
      <w:r w:rsidR="00B248C4" w:rsidRPr="001F2548">
        <w:rPr>
          <w:rFonts w:ascii="Palatino Linotype" w:hAnsi="Palatino Linotype" w:cs="Times New Roman"/>
        </w:rPr>
        <w:t xml:space="preserve">sustained above average performance.  </w:t>
      </w:r>
    </w:p>
    <w:p w14:paraId="07327136" w14:textId="637471F3" w:rsidR="00877623" w:rsidRPr="001F2548" w:rsidRDefault="00AE267B" w:rsidP="002D4F67">
      <w:pPr>
        <w:pStyle w:val="NoSpacing"/>
        <w:ind w:left="720"/>
        <w:rPr>
          <w:rFonts w:ascii="Palatino Linotype" w:hAnsi="Palatino Linotype" w:cs="Times New Roman"/>
        </w:rPr>
      </w:pPr>
      <w:r w:rsidRPr="001F2548">
        <w:rPr>
          <w:rFonts w:ascii="Palatino Linotype" w:hAnsi="Palatino Linotype" w:cs="Times New Roman"/>
        </w:rPr>
        <w:t xml:space="preserve">Our results have been </w:t>
      </w:r>
      <w:r w:rsidR="00B248C4" w:rsidRPr="001F2548">
        <w:rPr>
          <w:rFonts w:ascii="Palatino Linotype" w:hAnsi="Palatino Linotype" w:cs="Times New Roman"/>
        </w:rPr>
        <w:t xml:space="preserve">generated through </w:t>
      </w:r>
      <w:r w:rsidR="00C43DE7">
        <w:rPr>
          <w:rFonts w:ascii="Palatino Linotype" w:hAnsi="Palatino Linotype" w:cs="Times New Roman"/>
        </w:rPr>
        <w:t xml:space="preserve">a </w:t>
      </w:r>
      <w:r w:rsidR="00B248C4" w:rsidRPr="001F2548">
        <w:rPr>
          <w:rFonts w:ascii="Palatino Linotype" w:hAnsi="Palatino Linotype" w:cs="Times New Roman"/>
        </w:rPr>
        <w:t xml:space="preserve">rigorous </w:t>
      </w:r>
      <w:r w:rsidR="00C43DE7">
        <w:rPr>
          <w:rFonts w:ascii="Palatino Linotype" w:hAnsi="Palatino Linotype" w:cs="Times New Roman"/>
        </w:rPr>
        <w:t xml:space="preserve">program of </w:t>
      </w:r>
      <w:r w:rsidR="00B248C4" w:rsidRPr="001F2548">
        <w:rPr>
          <w:rFonts w:ascii="Palatino Linotype" w:hAnsi="Palatino Linotype" w:cs="Times New Roman"/>
        </w:rPr>
        <w:t>data mining and analytics [1]</w:t>
      </w:r>
      <w:r w:rsidR="00356A36">
        <w:rPr>
          <w:rFonts w:ascii="Palatino Linotype" w:hAnsi="Palatino Linotype" w:cs="Times New Roman"/>
        </w:rPr>
        <w:t>; a</w:t>
      </w:r>
      <w:r w:rsidRPr="001F2548">
        <w:rPr>
          <w:rFonts w:ascii="Palatino Linotype" w:hAnsi="Palatino Linotype" w:cs="Times New Roman"/>
        </w:rPr>
        <w:t xml:space="preserve"> </w:t>
      </w:r>
      <w:r w:rsidR="00F56268" w:rsidRPr="001F2548">
        <w:rPr>
          <w:rFonts w:ascii="Palatino Linotype" w:hAnsi="Palatino Linotype" w:cs="Times New Roman"/>
        </w:rPr>
        <w:t>well-defined</w:t>
      </w:r>
      <w:r w:rsidRPr="001F2548">
        <w:rPr>
          <w:rFonts w:ascii="Palatino Linotype" w:hAnsi="Palatino Linotype" w:cs="Times New Roman"/>
        </w:rPr>
        <w:t xml:space="preserve"> scoring mechanism</w:t>
      </w:r>
      <w:r w:rsidR="00263FD1" w:rsidRPr="001F2548">
        <w:rPr>
          <w:rFonts w:ascii="Palatino Linotype" w:hAnsi="Palatino Linotype" w:cs="Times New Roman"/>
        </w:rPr>
        <w:t xml:space="preserve"> </w:t>
      </w:r>
      <w:r w:rsidRPr="001F2548">
        <w:rPr>
          <w:rFonts w:ascii="Palatino Linotype" w:hAnsi="Palatino Linotype" w:cs="Times New Roman"/>
        </w:rPr>
        <w:t xml:space="preserve">and </w:t>
      </w:r>
      <w:r w:rsidR="00263FD1" w:rsidRPr="001F2548">
        <w:rPr>
          <w:rFonts w:ascii="Palatino Linotype" w:hAnsi="Palatino Linotype" w:cs="Times New Roman"/>
        </w:rPr>
        <w:t>custom feedback based on individual data submissions</w:t>
      </w:r>
      <w:r w:rsidR="008525DA" w:rsidRPr="001F2548">
        <w:rPr>
          <w:rFonts w:ascii="Palatino Linotype" w:hAnsi="Palatino Linotype" w:cs="Times New Roman"/>
        </w:rPr>
        <w:t xml:space="preserve">. </w:t>
      </w:r>
    </w:p>
    <w:p w14:paraId="352DDEFD" w14:textId="77777777" w:rsidR="00877623" w:rsidRPr="001F2548" w:rsidRDefault="00877623" w:rsidP="006478C4">
      <w:pPr>
        <w:pStyle w:val="NoSpacing"/>
        <w:rPr>
          <w:rFonts w:ascii="Palatino Linotype" w:hAnsi="Palatino Linotype" w:cs="Times New Roman"/>
          <w:i/>
        </w:rPr>
      </w:pPr>
    </w:p>
    <w:p w14:paraId="4292FDA9" w14:textId="77777777" w:rsidR="006478C4" w:rsidRPr="001F2548" w:rsidRDefault="003E1C82" w:rsidP="006478C4">
      <w:pPr>
        <w:pStyle w:val="NoSpacing"/>
        <w:rPr>
          <w:rFonts w:ascii="Palatino Linotype" w:hAnsi="Palatino Linotype" w:cs="Times New Roman"/>
          <w:b/>
          <w:i/>
        </w:rPr>
      </w:pPr>
      <w:r w:rsidRPr="001F2548">
        <w:rPr>
          <w:rFonts w:ascii="Palatino Linotype" w:hAnsi="Palatino Linotype" w:cs="Times New Roman"/>
          <w:b/>
          <w:i/>
        </w:rPr>
        <w:t>1.1</w:t>
      </w:r>
      <w:r w:rsidRPr="001F2548">
        <w:rPr>
          <w:rFonts w:ascii="Palatino Linotype" w:hAnsi="Palatino Linotype" w:cs="Times New Roman"/>
          <w:b/>
          <w:i/>
        </w:rPr>
        <w:tab/>
      </w:r>
      <w:r w:rsidR="006478C4" w:rsidRPr="001F2548">
        <w:rPr>
          <w:rFonts w:ascii="Palatino Linotype" w:hAnsi="Palatino Linotype" w:cs="Times New Roman"/>
          <w:b/>
          <w:i/>
        </w:rPr>
        <w:t>PROBLEM STATEMENT</w:t>
      </w:r>
    </w:p>
    <w:p w14:paraId="1C1A06BA" w14:textId="2AD28DF9" w:rsidR="00364F72" w:rsidRPr="001F2548" w:rsidRDefault="00364F72" w:rsidP="002D4F67">
      <w:pPr>
        <w:ind w:left="720" w:firstLine="0"/>
        <w:rPr>
          <w:rFonts w:ascii="Palatino Linotype" w:hAnsi="Palatino Linotype" w:cs="Times New Roman"/>
        </w:rPr>
      </w:pPr>
      <w:r w:rsidRPr="001F2548">
        <w:rPr>
          <w:rFonts w:ascii="Palatino Linotype" w:hAnsi="Palatino Linotype" w:cs="Times New Roman"/>
        </w:rPr>
        <w:t xml:space="preserve">Players want to play their best all the time yet golf by its nature yields inconsistent results.  </w:t>
      </w:r>
      <w:r w:rsidRPr="007461CC">
        <w:rPr>
          <w:rFonts w:ascii="Palatino Linotype" w:hAnsi="Palatino Linotype" w:cs="Times New Roman"/>
        </w:rPr>
        <w:t>It</w:t>
      </w:r>
      <w:ins w:id="4" w:author="Rusu, Amalia I." w:date="2018-05-04T17:54:00Z">
        <w:r w:rsidR="007461CC">
          <w:rPr>
            <w:rFonts w:ascii="Palatino Linotype" w:hAnsi="Palatino Linotype" w:cs="Times New Roman"/>
          </w:rPr>
          <w:t xml:space="preserve"> i</w:t>
        </w:r>
      </w:ins>
      <w:r w:rsidRPr="007461CC">
        <w:rPr>
          <w:rFonts w:ascii="Palatino Linotype" w:hAnsi="Palatino Linotype" w:cs="Times New Roman"/>
        </w:rPr>
        <w:t>s</w:t>
      </w:r>
      <w:r w:rsidRPr="001F2548">
        <w:rPr>
          <w:rFonts w:ascii="Palatino Linotype" w:hAnsi="Palatino Linotype" w:cs="Times New Roman"/>
        </w:rPr>
        <w:t xml:space="preserve"> common to shoot over, under, and even par on different holes or to shoot different scores on the same hole played multiple days in a row, yet seemingly at random players get on ‘streaks’ – periods in which the quality of their play consistently exceeds the norm.  The ability to understand the contributing factors behind streaks can provide a competitive advantage in the game of golf. </w:t>
      </w:r>
    </w:p>
    <w:p w14:paraId="2D80C83E" w14:textId="2C15EC59" w:rsidR="00364F72" w:rsidRPr="001F2548" w:rsidRDefault="00364F72" w:rsidP="002D4F67">
      <w:pPr>
        <w:ind w:left="720" w:firstLine="0"/>
        <w:rPr>
          <w:rFonts w:ascii="Palatino Linotype" w:hAnsi="Palatino Linotype" w:cs="Times New Roman"/>
        </w:rPr>
      </w:pPr>
      <w:r w:rsidRPr="001F2548">
        <w:rPr>
          <w:rFonts w:ascii="Palatino Linotype" w:hAnsi="Palatino Linotype" w:cs="Times New Roman"/>
        </w:rPr>
        <w:t xml:space="preserve">In this thesis we propose to generate prototypes of a data mining model, a scoring engine[2] and a player based system which will provide </w:t>
      </w:r>
      <w:ins w:id="5" w:author="Rusu, Amalia I." w:date="2018-05-04T17:54:00Z">
        <w:r w:rsidR="007461CC">
          <w:rPr>
            <w:rFonts w:ascii="Palatino Linotype" w:hAnsi="Palatino Linotype" w:cs="Times New Roman"/>
          </w:rPr>
          <w:t>golf</w:t>
        </w:r>
      </w:ins>
      <w:r w:rsidR="00B47AF9">
        <w:rPr>
          <w:rFonts w:ascii="Palatino Linotype" w:hAnsi="Palatino Linotype" w:cs="Times New Roman"/>
        </w:rPr>
        <w:t>ers</w:t>
      </w:r>
      <w:ins w:id="6" w:author="Rusu, Amalia I." w:date="2018-05-04T17:54:00Z">
        <w:r w:rsidR="007461CC">
          <w:rPr>
            <w:rFonts w:ascii="Palatino Linotype" w:hAnsi="Palatino Linotype" w:cs="Times New Roman"/>
          </w:rPr>
          <w:t xml:space="preserve"> </w:t>
        </w:r>
      </w:ins>
      <w:r w:rsidRPr="001F2548">
        <w:rPr>
          <w:rFonts w:ascii="Palatino Linotype" w:hAnsi="Palatino Linotype" w:cs="Times New Roman"/>
        </w:rPr>
        <w:t xml:space="preserve">opportunities to understand how their play aligns with streaks and what they may modify to improve.  </w:t>
      </w:r>
    </w:p>
    <w:p w14:paraId="408EAE9E" w14:textId="2F7628A4" w:rsidR="00364F72" w:rsidRPr="001F2548" w:rsidRDefault="00364F72" w:rsidP="002D4F67">
      <w:pPr>
        <w:ind w:left="720" w:firstLine="0"/>
        <w:rPr>
          <w:rFonts w:ascii="Palatino Linotype" w:hAnsi="Palatino Linotype" w:cs="Times New Roman"/>
        </w:rPr>
      </w:pPr>
      <w:r w:rsidRPr="001F2548">
        <w:rPr>
          <w:rFonts w:ascii="Palatino Linotype" w:hAnsi="Palatino Linotype" w:cs="Times New Roman"/>
        </w:rPr>
        <w:lastRenderedPageBreak/>
        <w:t xml:space="preserve">For this thesis we have </w:t>
      </w:r>
      <w:r w:rsidR="007461CC">
        <w:rPr>
          <w:rFonts w:ascii="Palatino Linotype" w:hAnsi="Palatino Linotype" w:cs="Times New Roman"/>
        </w:rPr>
        <w:t>used</w:t>
      </w:r>
      <w:r w:rsidRPr="001F2548">
        <w:rPr>
          <w:rFonts w:ascii="Palatino Linotype" w:hAnsi="Palatino Linotype" w:cs="Times New Roman"/>
        </w:rPr>
        <w:t xml:space="preserve"> a dataset known as </w:t>
      </w:r>
      <w:r w:rsidRPr="001F2548">
        <w:rPr>
          <w:rFonts w:ascii="Palatino Linotype" w:hAnsi="Palatino Linotype" w:cs="Times New Roman"/>
          <w:color w:val="000000"/>
          <w:shd w:val="clear" w:color="auto" w:fill="FFFFFF"/>
        </w:rPr>
        <w:t xml:space="preserve">ShotLink®: </w:t>
      </w:r>
      <w:r w:rsidRPr="001F2548">
        <w:rPr>
          <w:rFonts w:ascii="Palatino Linotype" w:hAnsi="Palatino Linotype" w:cs="Times New Roman"/>
        </w:rPr>
        <w:t>a proprietary system owned by the PGA Tour that captures multiple data points for every golf course, event, round, and shot struck during golf competition sinc</w:t>
      </w:r>
      <w:r w:rsidR="00030C22">
        <w:rPr>
          <w:rFonts w:ascii="Palatino Linotype" w:hAnsi="Palatino Linotype" w:cs="Times New Roman"/>
        </w:rPr>
        <w:t>e 2006.  Using ShotLink data we</w:t>
      </w:r>
      <w:r w:rsidR="00776204">
        <w:rPr>
          <w:rFonts w:ascii="Palatino Linotype" w:hAnsi="Palatino Linotype" w:cs="Times New Roman"/>
        </w:rPr>
        <w:t xml:space="preserve"> </w:t>
      </w:r>
      <w:r w:rsidRPr="001F2548">
        <w:rPr>
          <w:rFonts w:ascii="Palatino Linotype" w:hAnsi="Palatino Linotype" w:cs="Times New Roman"/>
        </w:rPr>
        <w:t>perform</w:t>
      </w:r>
      <w:ins w:id="7" w:author="Rusu, Amalia I." w:date="2018-05-04T17:55:00Z">
        <w:r w:rsidR="007461CC">
          <w:rPr>
            <w:rFonts w:ascii="Palatino Linotype" w:hAnsi="Palatino Linotype" w:cs="Times New Roman"/>
          </w:rPr>
          <w:t>ed</w:t>
        </w:r>
      </w:ins>
      <w:r w:rsidRPr="001F2548">
        <w:rPr>
          <w:rFonts w:ascii="Palatino Linotype" w:hAnsi="Palatino Linotype" w:cs="Times New Roman"/>
        </w:rPr>
        <w:t xml:space="preserve"> experimentation with some of the </w:t>
      </w:r>
      <w:ins w:id="8" w:author="Rusu, Amalia I." w:date="2018-05-04T17:56:00Z">
        <w:r w:rsidR="007461CC">
          <w:rPr>
            <w:rFonts w:ascii="Palatino Linotype" w:hAnsi="Palatino Linotype" w:cs="Times New Roman"/>
          </w:rPr>
          <w:t>state-of-the-art</w:t>
        </w:r>
      </w:ins>
      <w:r w:rsidRPr="001F2548">
        <w:rPr>
          <w:rFonts w:ascii="Palatino Linotype" w:hAnsi="Palatino Linotype" w:cs="Times New Roman"/>
        </w:rPr>
        <w:t xml:space="preserve"> data mining </w:t>
      </w:r>
      <w:r w:rsidR="00F56268" w:rsidRPr="001F2548">
        <w:rPr>
          <w:rFonts w:ascii="Palatino Linotype" w:hAnsi="Palatino Linotype" w:cs="Times New Roman"/>
        </w:rPr>
        <w:t>algorithms [</w:t>
      </w:r>
      <w:r w:rsidRPr="001F2548">
        <w:rPr>
          <w:rFonts w:ascii="Palatino Linotype" w:hAnsi="Palatino Linotype" w:cs="Times New Roman"/>
        </w:rPr>
        <w:t>1] to identify patterns, classify information and produce our base data mining model.</w:t>
      </w:r>
    </w:p>
    <w:p w14:paraId="3CCDB0CD" w14:textId="77777777" w:rsidR="00364F72" w:rsidRPr="001F2548" w:rsidRDefault="00364F72" w:rsidP="002D4F67">
      <w:pPr>
        <w:ind w:left="720" w:firstLine="0"/>
        <w:rPr>
          <w:rFonts w:ascii="Palatino Linotype" w:hAnsi="Palatino Linotype" w:cs="Times New Roman"/>
        </w:rPr>
      </w:pPr>
      <w:r w:rsidRPr="001F2548">
        <w:rPr>
          <w:rFonts w:ascii="Palatino Linotype" w:hAnsi="Palatino Linotype" w:cs="Times New Roman"/>
        </w:rPr>
        <w:t xml:space="preserve">Our solution will also include a prototype of a scoring </w:t>
      </w:r>
      <w:r w:rsidR="00F56268" w:rsidRPr="001F2548">
        <w:rPr>
          <w:rFonts w:ascii="Palatino Linotype" w:hAnsi="Palatino Linotype" w:cs="Times New Roman"/>
        </w:rPr>
        <w:t>engine [</w:t>
      </w:r>
      <w:r w:rsidRPr="001F2548">
        <w:rPr>
          <w:rFonts w:ascii="Palatino Linotype" w:hAnsi="Palatino Linotype" w:cs="Times New Roman"/>
        </w:rPr>
        <w:t xml:space="preserve">2].  The scoring engine will use our model to make predictions on new data by running the new data through the model and assigning values to specified data points.  The quantification provided by the scoring engine is critical in understanding and revealing the impact of data on the model.  </w:t>
      </w:r>
    </w:p>
    <w:p w14:paraId="3A04744D" w14:textId="77777777" w:rsidR="00364F72" w:rsidRPr="001F2548" w:rsidRDefault="00364F72" w:rsidP="002D4F67">
      <w:pPr>
        <w:ind w:left="720" w:firstLine="0"/>
        <w:rPr>
          <w:rFonts w:ascii="Palatino Linotype" w:hAnsi="Palatino Linotype" w:cs="Times New Roman"/>
        </w:rPr>
      </w:pPr>
      <w:r w:rsidRPr="001F2548">
        <w:rPr>
          <w:rFonts w:ascii="Palatino Linotype" w:hAnsi="Palatino Linotype" w:cs="Times New Roman"/>
        </w:rPr>
        <w:t xml:space="preserve">The scoring engine and data mining model will be leveraged to create a prototype of a player based system which generates tangible </w:t>
      </w:r>
      <w:r w:rsidR="00263FD1" w:rsidRPr="001F2548">
        <w:rPr>
          <w:rFonts w:ascii="Palatino Linotype" w:hAnsi="Palatino Linotype" w:cs="Times New Roman"/>
        </w:rPr>
        <w:t xml:space="preserve">customized </w:t>
      </w:r>
      <w:r w:rsidRPr="001F2548">
        <w:rPr>
          <w:rFonts w:ascii="Palatino Linotype" w:hAnsi="Palatino Linotype" w:cs="Times New Roman"/>
        </w:rPr>
        <w:t>results. The player based system will take as input a set of data points from the user through a questionnaire interface, run those data points through the base model, apply the scoring engine to the results and produce a report revealing the impact of given data points and recommendations on how to engage and sustain streaks.  There is potential to expand the user based system to accept a complete data set with which a dedicated model can be produced for more granular results.</w:t>
      </w:r>
    </w:p>
    <w:p w14:paraId="73D49421" w14:textId="77777777" w:rsidR="00F7613D" w:rsidRPr="001F2548" w:rsidRDefault="00F7613D" w:rsidP="008F0AE6">
      <w:pPr>
        <w:pStyle w:val="NoSpacing"/>
        <w:rPr>
          <w:rFonts w:ascii="Palatino Linotype" w:hAnsi="Palatino Linotype" w:cs="Times New Roman"/>
          <w:i/>
        </w:rPr>
      </w:pPr>
    </w:p>
    <w:p w14:paraId="3D43B13F" w14:textId="77777777" w:rsidR="008F0AE6" w:rsidRPr="001F2548" w:rsidRDefault="003E1C82" w:rsidP="008F0AE6">
      <w:pPr>
        <w:pStyle w:val="NoSpacing"/>
        <w:rPr>
          <w:rFonts w:ascii="Palatino Linotype" w:hAnsi="Palatino Linotype" w:cs="Times New Roman"/>
          <w:b/>
          <w:i/>
        </w:rPr>
      </w:pPr>
      <w:r w:rsidRPr="001F2548">
        <w:rPr>
          <w:rFonts w:ascii="Palatino Linotype" w:hAnsi="Palatino Linotype" w:cs="Times New Roman"/>
          <w:b/>
          <w:i/>
        </w:rPr>
        <w:t xml:space="preserve">1.2 </w:t>
      </w:r>
      <w:commentRangeStart w:id="9"/>
      <w:r w:rsidR="008F0AE6" w:rsidRPr="001F2548">
        <w:rPr>
          <w:rFonts w:ascii="Palatino Linotype" w:hAnsi="Palatino Linotype" w:cs="Times New Roman"/>
          <w:b/>
          <w:i/>
        </w:rPr>
        <w:t>MOTIVATION</w:t>
      </w:r>
      <w:commentRangeEnd w:id="9"/>
      <w:r w:rsidR="000A6254">
        <w:rPr>
          <w:rStyle w:val="CommentReference"/>
          <w:kern w:val="24"/>
        </w:rPr>
        <w:commentReference w:id="9"/>
      </w:r>
      <w:r w:rsidR="008F0AE6" w:rsidRPr="001F2548">
        <w:rPr>
          <w:rFonts w:ascii="Palatino Linotype" w:hAnsi="Palatino Linotype" w:cs="Times New Roman"/>
          <w:b/>
          <w:i/>
        </w:rPr>
        <w:t xml:space="preserve"> </w:t>
      </w:r>
    </w:p>
    <w:p w14:paraId="18F6FCB2" w14:textId="55964969" w:rsidR="00421335" w:rsidRDefault="00BB363B" w:rsidP="002D4F67">
      <w:pPr>
        <w:pStyle w:val="NoSpacing"/>
        <w:ind w:left="720"/>
        <w:rPr>
          <w:rFonts w:ascii="Palatino Linotype" w:hAnsi="Palatino Linotype" w:cs="Times New Roman"/>
        </w:rPr>
      </w:pPr>
      <w:r>
        <w:rPr>
          <w:rFonts w:ascii="Palatino Linotype" w:hAnsi="Palatino Linotype" w:cs="Times New Roman"/>
        </w:rPr>
        <w:t xml:space="preserve">To the best of our knowledge there is no similar or recent research on </w:t>
      </w:r>
      <w:r w:rsidR="00776204">
        <w:rPr>
          <w:rFonts w:ascii="Palatino Linotype" w:hAnsi="Palatino Linotype" w:cs="Times New Roman"/>
        </w:rPr>
        <w:t xml:space="preserve">how to get on or sustain </w:t>
      </w:r>
      <w:r>
        <w:rPr>
          <w:rFonts w:ascii="Palatino Linotype" w:hAnsi="Palatino Linotype" w:cs="Times New Roman"/>
        </w:rPr>
        <w:t>streaks</w:t>
      </w:r>
      <w:r w:rsidR="00B47AF9">
        <w:rPr>
          <w:rFonts w:ascii="Palatino Linotype" w:hAnsi="Palatino Linotype" w:cs="Times New Roman"/>
        </w:rPr>
        <w:t xml:space="preserve"> in the game of golf</w:t>
      </w:r>
      <w:r>
        <w:rPr>
          <w:rFonts w:ascii="Palatino Linotype" w:hAnsi="Palatino Linotype" w:cs="Times New Roman"/>
        </w:rPr>
        <w:t xml:space="preserve">.  </w:t>
      </w:r>
    </w:p>
    <w:p w14:paraId="4CB24742" w14:textId="283EC2E0" w:rsidR="00421335" w:rsidRDefault="00C4107E" w:rsidP="002D4F67">
      <w:pPr>
        <w:pStyle w:val="NoSpacing"/>
        <w:ind w:left="720"/>
        <w:rPr>
          <w:rFonts w:ascii="Palatino Linotype" w:hAnsi="Palatino Linotype" w:cs="Times New Roman"/>
        </w:rPr>
      </w:pPr>
      <w:r>
        <w:rPr>
          <w:rFonts w:ascii="Palatino Linotype" w:hAnsi="Palatino Linotype" w:cs="Times New Roman"/>
        </w:rPr>
        <w:t>Just in the last twelve months over 25 million people have played golf in the United States alone [</w:t>
      </w:r>
      <w:r w:rsidR="001916B4">
        <w:rPr>
          <w:rFonts w:ascii="Palatino Linotype" w:hAnsi="Palatino Linotype" w:cs="Times New Roman"/>
        </w:rPr>
        <w:t>4</w:t>
      </w:r>
      <w:r>
        <w:rPr>
          <w:rFonts w:ascii="Palatino Linotype" w:hAnsi="Palatino Linotype" w:cs="Times New Roman"/>
        </w:rPr>
        <w:t>]</w:t>
      </w:r>
      <w:r w:rsidR="00A800A9">
        <w:rPr>
          <w:rFonts w:ascii="Palatino Linotype" w:hAnsi="Palatino Linotype" w:cs="Times New Roman"/>
        </w:rPr>
        <w:t xml:space="preserve">, yet </w:t>
      </w:r>
      <w:r w:rsidR="00506C22">
        <w:rPr>
          <w:rFonts w:ascii="Palatino Linotype" w:hAnsi="Palatino Linotype" w:cs="Times New Roman"/>
        </w:rPr>
        <w:t xml:space="preserve">there’s no clear path to improvement and in fact </w:t>
      </w:r>
      <w:r w:rsidR="00A800A9">
        <w:rPr>
          <w:rFonts w:ascii="Palatino Linotype" w:hAnsi="Palatino Linotype" w:cs="Times New Roman"/>
        </w:rPr>
        <w:t xml:space="preserve">most people do not get better in golf over time.   </w:t>
      </w:r>
    </w:p>
    <w:p w14:paraId="73CB8F6C" w14:textId="23FACE6A" w:rsidR="00636851" w:rsidRPr="00572644" w:rsidRDefault="00636851" w:rsidP="002D4F67">
      <w:pPr>
        <w:pStyle w:val="NoSpacing"/>
        <w:ind w:left="1440"/>
        <w:rPr>
          <w:rFonts w:cstheme="minorHAnsi"/>
          <w:color w:val="5F5F5F" w:themeColor="accent5"/>
          <w:sz w:val="20"/>
          <w:szCs w:val="20"/>
        </w:rPr>
      </w:pPr>
      <w:r w:rsidRPr="00572644">
        <w:rPr>
          <w:rFonts w:cstheme="minorHAnsi"/>
          <w:color w:val="5F5F5F" w:themeColor="accent5"/>
          <w:sz w:val="20"/>
          <w:szCs w:val="20"/>
          <w:shd w:val="clear" w:color="auto" w:fill="FFFFFF"/>
        </w:rPr>
        <w:t>The average 18-hole score for the average golfer remains at about 100, as it has for decades, according to the National Golf Foundation, an industry research and consulting service.</w:t>
      </w:r>
      <w:r w:rsidR="0024440B" w:rsidRPr="00572644">
        <w:rPr>
          <w:rFonts w:cstheme="minorHAnsi"/>
          <w:color w:val="5F5F5F" w:themeColor="accent5"/>
          <w:sz w:val="20"/>
          <w:szCs w:val="20"/>
        </w:rPr>
        <w:t xml:space="preserve"> [</w:t>
      </w:r>
      <w:r w:rsidR="007610C0" w:rsidRPr="00572644">
        <w:rPr>
          <w:rFonts w:cstheme="minorHAnsi"/>
          <w:color w:val="5F5F5F" w:themeColor="accent5"/>
          <w:sz w:val="20"/>
          <w:szCs w:val="20"/>
        </w:rPr>
        <w:t>5</w:t>
      </w:r>
      <w:r w:rsidR="0024440B" w:rsidRPr="00572644">
        <w:rPr>
          <w:rFonts w:cstheme="minorHAnsi"/>
          <w:color w:val="5F5F5F" w:themeColor="accent5"/>
          <w:sz w:val="20"/>
          <w:szCs w:val="20"/>
        </w:rPr>
        <w:t>]</w:t>
      </w:r>
    </w:p>
    <w:p w14:paraId="5511301E" w14:textId="77777777" w:rsidR="00C2344F" w:rsidRDefault="00C2344F" w:rsidP="00A151F0">
      <w:pPr>
        <w:pStyle w:val="NoSpacing"/>
        <w:ind w:left="720"/>
        <w:rPr>
          <w:rFonts w:ascii="Palatino Linotype" w:hAnsi="Palatino Linotype" w:cs="Times New Roman"/>
        </w:rPr>
      </w:pPr>
    </w:p>
    <w:p w14:paraId="4E63E463" w14:textId="77777777" w:rsidR="004B532F" w:rsidRDefault="004B532F" w:rsidP="0024440B">
      <w:pPr>
        <w:pStyle w:val="NoSpacing"/>
        <w:ind w:left="720"/>
      </w:pPr>
    </w:p>
    <w:p w14:paraId="693D7604" w14:textId="77777777" w:rsidR="004B532F" w:rsidRDefault="004B532F" w:rsidP="0024440B">
      <w:pPr>
        <w:pStyle w:val="NoSpacing"/>
        <w:ind w:left="720"/>
      </w:pPr>
    </w:p>
    <w:p w14:paraId="7B8603BB" w14:textId="78D3E31C" w:rsidR="004B532F" w:rsidRPr="00572644" w:rsidRDefault="004B532F" w:rsidP="004B532F">
      <w:pPr>
        <w:pStyle w:val="NoSpacing"/>
        <w:ind w:left="720"/>
        <w:rPr>
          <w:rFonts w:asciiTheme="majorHAnsi" w:hAnsiTheme="majorHAnsi" w:cstheme="majorHAnsi"/>
          <w:color w:val="5F5F5F" w:themeColor="accent5"/>
        </w:rPr>
      </w:pPr>
      <w:r>
        <w:rPr>
          <w:rFonts w:ascii="Palatino Linotype" w:hAnsi="Palatino Linotype" w:cs="Times New Roman"/>
        </w:rPr>
        <w:lastRenderedPageBreak/>
        <w:t>To improve</w:t>
      </w:r>
      <w:r w:rsidR="00535D1B">
        <w:rPr>
          <w:rFonts w:ascii="Palatino Linotype" w:hAnsi="Palatino Linotype" w:cs="Times New Roman"/>
        </w:rPr>
        <w:t xml:space="preserve"> in golf some</w:t>
      </w:r>
      <w:r>
        <w:rPr>
          <w:rFonts w:ascii="Palatino Linotype" w:hAnsi="Palatino Linotype" w:cs="Times New Roman"/>
        </w:rPr>
        <w:t xml:space="preserve"> advocate more practice such as Ben Hogan, one of the best ball strikers of all time</w:t>
      </w:r>
      <w:r w:rsidR="00535D1B">
        <w:rPr>
          <w:rFonts w:ascii="Palatino Linotype" w:hAnsi="Palatino Linotype" w:cs="Times New Roman"/>
        </w:rPr>
        <w:t>.  Mr. Hogan</w:t>
      </w:r>
      <w:r>
        <w:rPr>
          <w:rFonts w:ascii="Palatino Linotype" w:hAnsi="Palatino Linotype" w:cs="Times New Roman"/>
        </w:rPr>
        <w:t xml:space="preserve"> couldn’t get enough practice</w:t>
      </w:r>
      <w:r w:rsidR="00535D1B">
        <w:rPr>
          <w:rFonts w:ascii="Palatino Linotype" w:hAnsi="Palatino Linotype" w:cs="Times New Roman"/>
        </w:rPr>
        <w:t>,</w:t>
      </w:r>
      <w:r>
        <w:rPr>
          <w:rFonts w:ascii="Palatino Linotype" w:hAnsi="Palatino Linotype" w:cs="Times New Roman"/>
        </w:rPr>
        <w:t xml:space="preserve"> claiming</w:t>
      </w:r>
      <w:r w:rsidR="00535D1B">
        <w:rPr>
          <w:rFonts w:ascii="Palatino Linotype" w:hAnsi="Palatino Linotype" w:cs="Times New Roman"/>
        </w:rPr>
        <w:t>:</w:t>
      </w:r>
      <w:r>
        <w:rPr>
          <w:rFonts w:ascii="Palatino Linotype" w:hAnsi="Palatino Linotype" w:cs="Times New Roman"/>
          <w:i/>
        </w:rPr>
        <w:t xml:space="preserve"> </w:t>
      </w:r>
      <w:r w:rsidRPr="00572644">
        <w:rPr>
          <w:rFonts w:asciiTheme="majorHAnsi" w:eastAsia="Times New Roman" w:hAnsiTheme="majorHAnsi" w:cstheme="majorHAnsi"/>
          <w:i/>
          <w:color w:val="5F5F5F" w:themeColor="accent5"/>
          <w:sz w:val="20"/>
          <w:szCs w:val="20"/>
          <w:lang w:eastAsia="en-US"/>
        </w:rPr>
        <w:t>"There isn’t enough daylight in any one day to practice all the shots you need to."</w:t>
      </w:r>
    </w:p>
    <w:p w14:paraId="75E55F4D" w14:textId="77777777" w:rsidR="004B532F" w:rsidRDefault="004B532F" w:rsidP="0024440B">
      <w:pPr>
        <w:pStyle w:val="NoSpacing"/>
        <w:ind w:left="720"/>
      </w:pPr>
    </w:p>
    <w:p w14:paraId="7CD0F657" w14:textId="1C036B22" w:rsidR="00356A36" w:rsidRDefault="00356A36" w:rsidP="0024440B">
      <w:pPr>
        <w:pStyle w:val="NoSpacing"/>
        <w:ind w:left="720"/>
      </w:pPr>
      <w:r>
        <w:rPr>
          <w:noProof/>
          <w:lang w:eastAsia="en-US"/>
        </w:rPr>
        <w:drawing>
          <wp:inline distT="0" distB="0" distL="0" distR="0" wp14:anchorId="522C3123" wp14:editId="15FC9F9E">
            <wp:extent cx="5734050" cy="3724275"/>
            <wp:effectExtent l="0" t="0" r="0" b="9525"/>
            <wp:docPr id="20" name="Picture 20" descr="Image result for iconic golf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iconic golf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14:paraId="4A31A728" w14:textId="47B556CB" w:rsidR="00356A36" w:rsidRPr="00572644" w:rsidRDefault="007900B8" w:rsidP="001553D6">
      <w:pPr>
        <w:pStyle w:val="NoSpacing"/>
        <w:ind w:left="1440"/>
        <w:rPr>
          <w:i/>
          <w:color w:val="5F5F5F" w:themeColor="accent5"/>
          <w:sz w:val="20"/>
          <w:szCs w:val="20"/>
        </w:rPr>
      </w:pPr>
      <w:r w:rsidRPr="00572644">
        <w:rPr>
          <w:i/>
          <w:color w:val="5F5F5F" w:themeColor="accent5"/>
          <w:sz w:val="20"/>
          <w:szCs w:val="20"/>
        </w:rPr>
        <w:t xml:space="preserve">Ben </w:t>
      </w:r>
      <w:r w:rsidR="00356A36" w:rsidRPr="00572644">
        <w:rPr>
          <w:i/>
          <w:color w:val="5F5F5F" w:themeColor="accent5"/>
          <w:sz w:val="20"/>
          <w:szCs w:val="20"/>
        </w:rPr>
        <w:t>Hogan hitting a 1 iron, the most difficult club in the bag, at the US Open at Marion golf club</w:t>
      </w:r>
    </w:p>
    <w:p w14:paraId="67EAD5AA" w14:textId="77777777" w:rsidR="00535D1B" w:rsidRDefault="00535D1B" w:rsidP="001553D6">
      <w:pPr>
        <w:pStyle w:val="NoSpacing"/>
        <w:ind w:left="720"/>
        <w:rPr>
          <w:rFonts w:ascii="Palatino Linotype" w:eastAsia="Times New Roman" w:hAnsi="Palatino Linotype" w:cs="Times New Roman"/>
          <w:color w:val="282828"/>
          <w:lang w:eastAsia="en-US"/>
        </w:rPr>
      </w:pPr>
    </w:p>
    <w:p w14:paraId="1A67AE9D" w14:textId="40E775B1" w:rsidR="001553D6" w:rsidRDefault="004B532F" w:rsidP="001553D6">
      <w:pPr>
        <w:pStyle w:val="NoSpacing"/>
        <w:ind w:left="720"/>
        <w:rPr>
          <w:rFonts w:ascii="Palatino Linotype" w:eastAsia="Times New Roman" w:hAnsi="Palatino Linotype" w:cs="Times New Roman"/>
          <w:color w:val="282828"/>
          <w:lang w:eastAsia="en-US"/>
        </w:rPr>
      </w:pPr>
      <w:r>
        <w:rPr>
          <w:rFonts w:ascii="Palatino Linotype" w:eastAsia="Times New Roman" w:hAnsi="Palatino Linotype" w:cs="Times New Roman"/>
          <w:color w:val="282828"/>
          <w:lang w:eastAsia="en-US"/>
        </w:rPr>
        <w:t>While o</w:t>
      </w:r>
      <w:r w:rsidR="00421335" w:rsidRPr="00103F71">
        <w:rPr>
          <w:rFonts w:ascii="Palatino Linotype" w:eastAsia="Times New Roman" w:hAnsi="Palatino Linotype" w:cs="Times New Roman"/>
          <w:color w:val="282828"/>
          <w:lang w:eastAsia="en-US"/>
        </w:rPr>
        <w:t>thers don’t practice at all:</w:t>
      </w:r>
    </w:p>
    <w:p w14:paraId="51037B80" w14:textId="73BCAB65" w:rsidR="00540780" w:rsidRPr="00572644" w:rsidRDefault="00540780" w:rsidP="00540780">
      <w:pPr>
        <w:pStyle w:val="NoSpacing"/>
        <w:ind w:left="1440"/>
        <w:rPr>
          <w:rFonts w:asciiTheme="majorHAnsi" w:hAnsiTheme="majorHAnsi" w:cstheme="majorHAnsi"/>
          <w:color w:val="5F5F5F" w:themeColor="accent5"/>
        </w:rPr>
      </w:pPr>
      <w:r w:rsidRPr="00572644">
        <w:rPr>
          <w:rStyle w:val="Emphasis"/>
          <w:rFonts w:asciiTheme="majorHAnsi" w:hAnsiTheme="majorHAnsi" w:cstheme="majorHAnsi"/>
          <w:color w:val="5F5F5F" w:themeColor="accent5"/>
          <w:sz w:val="20"/>
          <w:szCs w:val="20"/>
          <w:shd w:val="clear" w:color="auto" w:fill="FFFFFF"/>
        </w:rPr>
        <w:t>“What you have heard about me is true. I don’t practice…That’s when I decided that practice doesn’t do me any good, my swing doesn’t get any better when I go home and practice for a week.” </w:t>
      </w:r>
      <w:r w:rsidR="007610C0" w:rsidRPr="00572644">
        <w:rPr>
          <w:rStyle w:val="Emphasis"/>
          <w:rFonts w:asciiTheme="majorHAnsi" w:hAnsiTheme="majorHAnsi" w:cstheme="majorHAnsi"/>
          <w:color w:val="5F5F5F" w:themeColor="accent5"/>
          <w:sz w:val="20"/>
          <w:szCs w:val="20"/>
          <w:shd w:val="clear" w:color="auto" w:fill="FFFFFF"/>
        </w:rPr>
        <w:t xml:space="preserve">- </w:t>
      </w:r>
      <w:r w:rsidRPr="00572644">
        <w:rPr>
          <w:rFonts w:asciiTheme="majorHAnsi" w:hAnsiTheme="majorHAnsi" w:cstheme="majorHAnsi"/>
          <w:color w:val="5F5F5F" w:themeColor="accent5"/>
          <w:sz w:val="20"/>
          <w:szCs w:val="20"/>
          <w:shd w:val="clear" w:color="auto" w:fill="FFFFFF"/>
        </w:rPr>
        <w:t>Bruce Lietzke 13 PGA and 7 Champions wins. From Links Letter 2005 annual edition</w:t>
      </w:r>
    </w:p>
    <w:p w14:paraId="12E393C4" w14:textId="77777777" w:rsidR="00540780" w:rsidRDefault="00540780" w:rsidP="001553D6">
      <w:pPr>
        <w:pStyle w:val="NoSpacing"/>
        <w:ind w:left="720"/>
        <w:rPr>
          <w:rFonts w:ascii="Palatino Linotype" w:eastAsia="Times New Roman" w:hAnsi="Palatino Linotype" w:cs="Times New Roman"/>
          <w:color w:val="282828"/>
          <w:lang w:eastAsia="en-US"/>
        </w:rPr>
      </w:pPr>
    </w:p>
    <w:p w14:paraId="57A3EFBF" w14:textId="5DDB406C" w:rsidR="004109AE" w:rsidRDefault="004109AE" w:rsidP="001553D6">
      <w:pPr>
        <w:pStyle w:val="NoSpacing"/>
        <w:ind w:left="720"/>
        <w:rPr>
          <w:rFonts w:ascii="Palatino Linotype" w:eastAsia="Times New Roman" w:hAnsi="Palatino Linotype" w:cs="Times New Roman"/>
          <w:color w:val="282828"/>
          <w:lang w:eastAsia="en-US"/>
        </w:rPr>
      </w:pPr>
      <w:r>
        <w:rPr>
          <w:noProof/>
          <w:lang w:eastAsia="en-US"/>
        </w:rPr>
        <w:lastRenderedPageBreak/>
        <w:drawing>
          <wp:inline distT="0" distB="0" distL="0" distR="0" wp14:anchorId="1089A216" wp14:editId="025AB037">
            <wp:extent cx="5943600" cy="3914078"/>
            <wp:effectExtent l="0" t="0" r="0" b="0"/>
            <wp:docPr id="26" name="Picture 26" descr="Top 20 Best Players Never To Win A 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 20 Best Players Never To Win A Maj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14078"/>
                    </a:xfrm>
                    <a:prstGeom prst="rect">
                      <a:avLst/>
                    </a:prstGeom>
                    <a:noFill/>
                    <a:ln>
                      <a:noFill/>
                    </a:ln>
                  </pic:spPr>
                </pic:pic>
              </a:graphicData>
            </a:graphic>
          </wp:inline>
        </w:drawing>
      </w:r>
    </w:p>
    <w:p w14:paraId="754970AF" w14:textId="4CEBB39A" w:rsidR="00540780" w:rsidRPr="001553D6" w:rsidRDefault="00535D1B" w:rsidP="00540780">
      <w:pPr>
        <w:pStyle w:val="NoSpacing"/>
        <w:ind w:left="1440"/>
        <w:jc w:val="center"/>
        <w:rPr>
          <w:i/>
          <w:sz w:val="20"/>
          <w:szCs w:val="20"/>
        </w:rPr>
      </w:pPr>
      <w:r>
        <w:rPr>
          <w:i/>
          <w:sz w:val="20"/>
          <w:szCs w:val="20"/>
        </w:rPr>
        <w:t xml:space="preserve">Multiple PGA Tour tournament winner </w:t>
      </w:r>
      <w:r w:rsidR="00540780">
        <w:rPr>
          <w:i/>
          <w:sz w:val="20"/>
          <w:szCs w:val="20"/>
        </w:rPr>
        <w:t>Bruce Li</w:t>
      </w:r>
      <w:r w:rsidR="009D053C">
        <w:rPr>
          <w:i/>
          <w:sz w:val="20"/>
          <w:szCs w:val="20"/>
        </w:rPr>
        <w:t>e</w:t>
      </w:r>
      <w:r w:rsidR="00540780">
        <w:rPr>
          <w:i/>
          <w:sz w:val="20"/>
          <w:szCs w:val="20"/>
        </w:rPr>
        <w:t>tzkie’s hobbies don’t include golf practice</w:t>
      </w:r>
    </w:p>
    <w:p w14:paraId="7F5D3596" w14:textId="77777777" w:rsidR="004109AE" w:rsidRDefault="004109AE" w:rsidP="0024440B">
      <w:pPr>
        <w:pStyle w:val="NoSpacing"/>
        <w:ind w:left="720"/>
        <w:rPr>
          <w:rFonts w:ascii="Palatino Linotype" w:hAnsi="Palatino Linotype" w:cs="Times New Roman"/>
        </w:rPr>
      </w:pPr>
    </w:p>
    <w:p w14:paraId="61FF7953" w14:textId="73516D06" w:rsidR="00E67D20" w:rsidRDefault="00E67D20" w:rsidP="0024440B">
      <w:pPr>
        <w:pStyle w:val="NoSpacing"/>
        <w:ind w:left="720"/>
        <w:rPr>
          <w:rFonts w:ascii="Palatino Linotype" w:hAnsi="Palatino Linotype" w:cs="Times New Roman"/>
        </w:rPr>
      </w:pPr>
      <w:r>
        <w:rPr>
          <w:rFonts w:ascii="Palatino Linotype" w:hAnsi="Palatino Linotype" w:cs="Times New Roman"/>
        </w:rPr>
        <w:t xml:space="preserve">The research </w:t>
      </w:r>
      <w:r w:rsidR="00103F71">
        <w:rPr>
          <w:rFonts w:ascii="Palatino Linotype" w:hAnsi="Palatino Linotype" w:cs="Times New Roman"/>
        </w:rPr>
        <w:t>of this thesis</w:t>
      </w:r>
      <w:r>
        <w:rPr>
          <w:rFonts w:ascii="Palatino Linotype" w:hAnsi="Palatino Linotype" w:cs="Times New Roman"/>
        </w:rPr>
        <w:t xml:space="preserve"> </w:t>
      </w:r>
      <w:r w:rsidR="00742B18">
        <w:rPr>
          <w:rFonts w:ascii="Palatino Linotype" w:hAnsi="Palatino Linotype" w:cs="Times New Roman"/>
        </w:rPr>
        <w:t xml:space="preserve">is </w:t>
      </w:r>
      <w:r w:rsidR="004B532F">
        <w:rPr>
          <w:rFonts w:ascii="Palatino Linotype" w:hAnsi="Palatino Linotype" w:cs="Times New Roman"/>
        </w:rPr>
        <w:t>work</w:t>
      </w:r>
      <w:r w:rsidR="00742B18">
        <w:rPr>
          <w:rFonts w:ascii="Palatino Linotype" w:hAnsi="Palatino Linotype" w:cs="Times New Roman"/>
        </w:rPr>
        <w:t xml:space="preserve"> in sports analytics </w:t>
      </w:r>
      <w:r>
        <w:rPr>
          <w:rFonts w:ascii="Palatino Linotype" w:hAnsi="Palatino Linotype" w:cs="Times New Roman"/>
        </w:rPr>
        <w:t>to u</w:t>
      </w:r>
      <w:r w:rsidR="00742B18">
        <w:rPr>
          <w:rFonts w:ascii="Palatino Linotype" w:hAnsi="Palatino Linotype" w:cs="Times New Roman"/>
        </w:rPr>
        <w:t>nderstand</w:t>
      </w:r>
      <w:r w:rsidRPr="001F2548">
        <w:rPr>
          <w:rFonts w:ascii="Palatino Linotype" w:hAnsi="Palatino Linotype" w:cs="Times New Roman"/>
        </w:rPr>
        <w:t xml:space="preserve"> the </w:t>
      </w:r>
      <w:r>
        <w:rPr>
          <w:rFonts w:ascii="Palatino Linotype" w:hAnsi="Palatino Linotype" w:cs="Times New Roman"/>
        </w:rPr>
        <w:t xml:space="preserve">true contributing factors of what causes good play and how to </w:t>
      </w:r>
      <w:r w:rsidRPr="001F2548">
        <w:rPr>
          <w:rFonts w:ascii="Palatino Linotype" w:hAnsi="Palatino Linotype" w:cs="Times New Roman"/>
        </w:rPr>
        <w:t xml:space="preserve">reproduce those conditions more consistently </w:t>
      </w:r>
      <w:r>
        <w:rPr>
          <w:rFonts w:ascii="Palatino Linotype" w:hAnsi="Palatino Linotype" w:cs="Times New Roman"/>
        </w:rPr>
        <w:t>to</w:t>
      </w:r>
      <w:r w:rsidRPr="001F2548">
        <w:rPr>
          <w:rFonts w:ascii="Palatino Linotype" w:hAnsi="Palatino Linotype" w:cs="Times New Roman"/>
        </w:rPr>
        <w:t xml:space="preserve"> ultimately play at a higher level more often </w:t>
      </w:r>
      <w:ins w:id="10" w:author="Rusu, Amalia I." w:date="2018-05-04T17:58:00Z">
        <w:r>
          <w:rPr>
            <w:rFonts w:ascii="Palatino Linotype" w:hAnsi="Palatino Linotype" w:cs="Times New Roman"/>
          </w:rPr>
          <w:t>and</w:t>
        </w:r>
      </w:ins>
      <w:del w:id="11" w:author="Rusu, Amalia I." w:date="2018-05-04T17:58:00Z">
        <w:r w:rsidRPr="001F2548" w:rsidDel="000A6254">
          <w:rPr>
            <w:rFonts w:ascii="Palatino Linotype" w:hAnsi="Palatino Linotype" w:cs="Times New Roman"/>
          </w:rPr>
          <w:delText xml:space="preserve"> </w:delText>
        </w:r>
      </w:del>
      <w:ins w:id="12" w:author="Rusu, Amalia I." w:date="2018-05-04T17:58:00Z">
        <w:r>
          <w:rPr>
            <w:rFonts w:ascii="Palatino Linotype" w:hAnsi="Palatino Linotype" w:cs="Times New Roman"/>
          </w:rPr>
          <w:t xml:space="preserve"> </w:t>
        </w:r>
      </w:ins>
      <w:r w:rsidRPr="001F2548">
        <w:rPr>
          <w:rFonts w:ascii="Palatino Linotype" w:hAnsi="Palatino Linotype" w:cs="Times New Roman"/>
        </w:rPr>
        <w:t>more consistently</w:t>
      </w:r>
      <w:r>
        <w:rPr>
          <w:rFonts w:ascii="Palatino Linotype" w:hAnsi="Palatino Linotype" w:cs="Times New Roman"/>
        </w:rPr>
        <w:t xml:space="preserve">.  </w:t>
      </w:r>
    </w:p>
    <w:p w14:paraId="4850C6FA" w14:textId="40B0C09B" w:rsidR="004E2349" w:rsidRDefault="00B918DF" w:rsidP="0024440B">
      <w:pPr>
        <w:pStyle w:val="NoSpacing"/>
        <w:ind w:left="720"/>
        <w:rPr>
          <w:rFonts w:ascii="Palatino Linotype" w:hAnsi="Palatino Linotype" w:cs="Times New Roman"/>
        </w:rPr>
      </w:pPr>
      <w:r>
        <w:rPr>
          <w:rFonts w:ascii="Palatino Linotype" w:hAnsi="Palatino Linotype" w:cs="Times New Roman"/>
        </w:rPr>
        <w:t xml:space="preserve">Sports analytics is bigger today than ever, </w:t>
      </w:r>
    </w:p>
    <w:p w14:paraId="4E15F561" w14:textId="21C00AE3" w:rsidR="004E2349" w:rsidRPr="00572644" w:rsidRDefault="004E2349" w:rsidP="0024440B">
      <w:pPr>
        <w:pStyle w:val="NoSpacing"/>
        <w:ind w:left="1440"/>
        <w:rPr>
          <w:rFonts w:cstheme="minorHAnsi"/>
          <w:color w:val="5F5F5F" w:themeColor="accent5"/>
          <w:sz w:val="20"/>
          <w:szCs w:val="20"/>
        </w:rPr>
      </w:pPr>
      <w:r w:rsidRPr="00572644">
        <w:rPr>
          <w:rFonts w:cstheme="minorHAnsi"/>
          <w:color w:val="5F5F5F" w:themeColor="accent5"/>
          <w:sz w:val="20"/>
          <w:szCs w:val="20"/>
          <w:shd w:val="clear" w:color="auto" w:fill="FFFFFF"/>
        </w:rPr>
        <w:t>Data can be shared and used on an extremely granular level, enhancing the experience of professional sports for all parties involved. Instead of relying on intuition, experience and anecdotes, sports participants and enthusiasts can examine data that tells the real story to help with every aspect of the game – from player recruitment to fan engagement</w:t>
      </w:r>
      <w:r w:rsidR="00572644" w:rsidRPr="00572644">
        <w:rPr>
          <w:rFonts w:cstheme="minorHAnsi"/>
          <w:color w:val="5F5F5F" w:themeColor="accent5"/>
          <w:sz w:val="20"/>
          <w:szCs w:val="20"/>
          <w:shd w:val="clear" w:color="auto" w:fill="FFFFFF"/>
        </w:rPr>
        <w:t xml:space="preserve"> </w:t>
      </w:r>
      <w:r w:rsidR="004B532F" w:rsidRPr="00572644">
        <w:rPr>
          <w:rFonts w:cstheme="minorHAnsi"/>
          <w:color w:val="5F5F5F" w:themeColor="accent5"/>
          <w:sz w:val="20"/>
          <w:szCs w:val="20"/>
          <w:shd w:val="clear" w:color="auto" w:fill="FFFFFF"/>
        </w:rPr>
        <w:t>[6</w:t>
      </w:r>
      <w:r w:rsidR="00DA4B0B" w:rsidRPr="00572644">
        <w:rPr>
          <w:rFonts w:cstheme="minorHAnsi"/>
          <w:color w:val="5F5F5F" w:themeColor="accent5"/>
          <w:sz w:val="20"/>
          <w:szCs w:val="20"/>
          <w:shd w:val="clear" w:color="auto" w:fill="FFFFFF"/>
        </w:rPr>
        <w:t>]</w:t>
      </w:r>
      <w:r w:rsidR="00572644" w:rsidRPr="00572644">
        <w:rPr>
          <w:rFonts w:cstheme="minorHAnsi"/>
          <w:color w:val="5F5F5F" w:themeColor="accent5"/>
          <w:sz w:val="20"/>
          <w:szCs w:val="20"/>
          <w:shd w:val="clear" w:color="auto" w:fill="FFFFFF"/>
        </w:rPr>
        <w:t>.</w:t>
      </w:r>
    </w:p>
    <w:p w14:paraId="190400F3" w14:textId="65E9E15E" w:rsidR="00B918DF" w:rsidRDefault="00103F71" w:rsidP="0024440B">
      <w:pPr>
        <w:pStyle w:val="NoSpacing"/>
        <w:ind w:left="720"/>
        <w:rPr>
          <w:rFonts w:ascii="Palatino Linotype" w:hAnsi="Palatino Linotype" w:cs="Times New Roman"/>
        </w:rPr>
      </w:pPr>
      <w:r>
        <w:rPr>
          <w:rFonts w:ascii="Palatino Linotype" w:hAnsi="Palatino Linotype" w:cs="Times New Roman"/>
        </w:rPr>
        <w:t>And</w:t>
      </w:r>
      <w:r w:rsidR="00B918DF">
        <w:rPr>
          <w:rFonts w:ascii="Palatino Linotype" w:hAnsi="Palatino Linotype" w:cs="Times New Roman"/>
        </w:rPr>
        <w:t xml:space="preserve"> </w:t>
      </w:r>
      <w:r>
        <w:rPr>
          <w:rFonts w:ascii="Palatino Linotype" w:hAnsi="Palatino Linotype" w:cs="Times New Roman"/>
        </w:rPr>
        <w:t xml:space="preserve">the application of Big Data in Sports Analytics is </w:t>
      </w:r>
      <w:r w:rsidR="00B918DF">
        <w:rPr>
          <w:rFonts w:ascii="Palatino Linotype" w:hAnsi="Palatino Linotype" w:cs="Times New Roman"/>
        </w:rPr>
        <w:t xml:space="preserve">really just </w:t>
      </w:r>
      <w:r w:rsidR="00B47AF9">
        <w:rPr>
          <w:rFonts w:ascii="Palatino Linotype" w:hAnsi="Palatino Linotype" w:cs="Times New Roman"/>
        </w:rPr>
        <w:t>in its infancy</w:t>
      </w:r>
      <w:r w:rsidR="00B918DF">
        <w:rPr>
          <w:rFonts w:ascii="Palatino Linotype" w:hAnsi="Palatino Linotype" w:cs="Times New Roman"/>
        </w:rPr>
        <w:t>:</w:t>
      </w:r>
    </w:p>
    <w:p w14:paraId="6A3017B4" w14:textId="5F6E6A33" w:rsidR="00B918DF" w:rsidRPr="00572644" w:rsidRDefault="00B918DF" w:rsidP="00103F71">
      <w:pPr>
        <w:pStyle w:val="NoSpacing"/>
        <w:ind w:left="1440"/>
        <w:rPr>
          <w:color w:val="5F5F5F" w:themeColor="accent5"/>
          <w:sz w:val="20"/>
          <w:szCs w:val="20"/>
        </w:rPr>
      </w:pPr>
      <w:r w:rsidRPr="00572644">
        <w:rPr>
          <w:color w:val="5F5F5F" w:themeColor="accent5"/>
          <w:sz w:val="20"/>
          <w:szCs w:val="20"/>
        </w:rPr>
        <w:t>Big data is more of a long game in some contexts, setting the stage for the future rather than the present. In the ultra-competitive Olympics, where training is a full-time job, athletes are looking for any edge they can get along the way. Coaches are beginning to collect training data on young athletes, hoping to gain some insight into what makes top athletes succeed in the Olympics, and which factors play the biggest role. This data is also helping Olympic competitors learn more about the challenges they face during training, such as the clash between strength training and endurance training for rowers.</w:t>
      </w:r>
      <w:r w:rsidR="004B532F" w:rsidRPr="00572644">
        <w:rPr>
          <w:color w:val="5F5F5F" w:themeColor="accent5"/>
          <w:sz w:val="20"/>
          <w:szCs w:val="20"/>
        </w:rPr>
        <w:t xml:space="preserve"> [6</w:t>
      </w:r>
      <w:r w:rsidR="00787374" w:rsidRPr="00572644">
        <w:rPr>
          <w:color w:val="5F5F5F" w:themeColor="accent5"/>
          <w:sz w:val="20"/>
          <w:szCs w:val="20"/>
        </w:rPr>
        <w:t>]</w:t>
      </w:r>
      <w:r w:rsidR="00572644" w:rsidRPr="00572644">
        <w:rPr>
          <w:color w:val="5F5F5F" w:themeColor="accent5"/>
          <w:sz w:val="20"/>
          <w:szCs w:val="20"/>
        </w:rPr>
        <w:t>.</w:t>
      </w:r>
    </w:p>
    <w:p w14:paraId="75F7F534" w14:textId="042E20D3" w:rsidR="00BB363B" w:rsidRDefault="00A406E5" w:rsidP="0024440B">
      <w:pPr>
        <w:pStyle w:val="NoSpacing"/>
        <w:ind w:left="720"/>
        <w:rPr>
          <w:rFonts w:ascii="Palatino Linotype" w:hAnsi="Palatino Linotype" w:cs="Times New Roman"/>
        </w:rPr>
      </w:pPr>
      <w:r>
        <w:rPr>
          <w:rFonts w:ascii="Palatino Linotype" w:hAnsi="Palatino Linotype" w:cs="Times New Roman"/>
        </w:rPr>
        <w:lastRenderedPageBreak/>
        <w:t>The research here takes a scientific approach to u</w:t>
      </w:r>
      <w:r w:rsidR="00C3402B" w:rsidRPr="001F2548">
        <w:rPr>
          <w:rFonts w:ascii="Palatino Linotype" w:hAnsi="Palatino Linotype" w:cs="Times New Roman"/>
        </w:rPr>
        <w:t xml:space="preserve">nderstanding the </w:t>
      </w:r>
      <w:r w:rsidR="00C3402B">
        <w:rPr>
          <w:rFonts w:ascii="Palatino Linotype" w:hAnsi="Palatino Linotype" w:cs="Times New Roman"/>
        </w:rPr>
        <w:t xml:space="preserve">true contributing factors of what causes good play and how to </w:t>
      </w:r>
      <w:r w:rsidR="003816BE" w:rsidRPr="001F2548">
        <w:rPr>
          <w:rFonts w:ascii="Palatino Linotype" w:hAnsi="Palatino Linotype" w:cs="Times New Roman"/>
        </w:rPr>
        <w:t xml:space="preserve">reproduce those conditions more consistently </w:t>
      </w:r>
      <w:r w:rsidR="00C3402B">
        <w:rPr>
          <w:rFonts w:ascii="Palatino Linotype" w:hAnsi="Palatino Linotype" w:cs="Times New Roman"/>
        </w:rPr>
        <w:t>to</w:t>
      </w:r>
      <w:r w:rsidR="003816BE" w:rsidRPr="001F2548">
        <w:rPr>
          <w:rFonts w:ascii="Palatino Linotype" w:hAnsi="Palatino Linotype" w:cs="Times New Roman"/>
        </w:rPr>
        <w:t xml:space="preserve"> ultimately play at a higher level more often </w:t>
      </w:r>
      <w:ins w:id="13" w:author="Rusu, Amalia I." w:date="2018-05-04T17:58:00Z">
        <w:r w:rsidR="000A6254">
          <w:rPr>
            <w:rFonts w:ascii="Palatino Linotype" w:hAnsi="Palatino Linotype" w:cs="Times New Roman"/>
          </w:rPr>
          <w:t>and</w:t>
        </w:r>
      </w:ins>
      <w:del w:id="14" w:author="Rusu, Amalia I." w:date="2018-05-04T17:58:00Z">
        <w:r w:rsidR="003816BE" w:rsidRPr="001F2548" w:rsidDel="000A6254">
          <w:rPr>
            <w:rFonts w:ascii="Palatino Linotype" w:hAnsi="Palatino Linotype" w:cs="Times New Roman"/>
          </w:rPr>
          <w:delText xml:space="preserve"> </w:delText>
        </w:r>
      </w:del>
      <w:ins w:id="15" w:author="Rusu, Amalia I." w:date="2018-05-04T17:58:00Z">
        <w:r w:rsidR="000A6254">
          <w:rPr>
            <w:rFonts w:ascii="Palatino Linotype" w:hAnsi="Palatino Linotype" w:cs="Times New Roman"/>
          </w:rPr>
          <w:t xml:space="preserve"> </w:t>
        </w:r>
      </w:ins>
      <w:r w:rsidR="003816BE" w:rsidRPr="001F2548">
        <w:rPr>
          <w:rFonts w:ascii="Palatino Linotype" w:hAnsi="Palatino Linotype" w:cs="Times New Roman"/>
        </w:rPr>
        <w:t>more consistently</w:t>
      </w:r>
      <w:r w:rsidR="00BB363B">
        <w:rPr>
          <w:rFonts w:ascii="Palatino Linotype" w:hAnsi="Palatino Linotype" w:cs="Times New Roman"/>
        </w:rPr>
        <w:t xml:space="preserve">.  </w:t>
      </w:r>
    </w:p>
    <w:p w14:paraId="62EB596E" w14:textId="09044E2F" w:rsidR="008525DA" w:rsidRDefault="008525DA" w:rsidP="0024440B">
      <w:pPr>
        <w:pStyle w:val="NoSpacing"/>
        <w:ind w:left="720"/>
        <w:rPr>
          <w:rFonts w:ascii="Palatino Linotype" w:hAnsi="Palatino Linotype" w:cs="Times New Roman"/>
          <w:kern w:val="24"/>
        </w:rPr>
      </w:pPr>
    </w:p>
    <w:p w14:paraId="275E8D8D" w14:textId="77777777" w:rsidR="008F0AE6" w:rsidRPr="001F2548" w:rsidRDefault="003E1C82" w:rsidP="008F0AE6">
      <w:pPr>
        <w:pStyle w:val="NoSpacing"/>
        <w:rPr>
          <w:rFonts w:ascii="Palatino Linotype" w:hAnsi="Palatino Linotype" w:cs="Times New Roman"/>
          <w:b/>
          <w:i/>
        </w:rPr>
      </w:pPr>
      <w:r w:rsidRPr="001F2548">
        <w:rPr>
          <w:rFonts w:ascii="Palatino Linotype" w:hAnsi="Palatino Linotype" w:cs="Times New Roman"/>
          <w:b/>
          <w:i/>
        </w:rPr>
        <w:t xml:space="preserve">1.3 </w:t>
      </w:r>
      <w:r w:rsidR="008F0AE6" w:rsidRPr="001F2548">
        <w:rPr>
          <w:rFonts w:ascii="Palatino Linotype" w:hAnsi="Palatino Linotype" w:cs="Times New Roman"/>
          <w:b/>
          <w:i/>
        </w:rPr>
        <w:t>CONTRIBUTIONS</w:t>
      </w:r>
      <w:r w:rsidRPr="001F2548">
        <w:rPr>
          <w:rFonts w:ascii="Palatino Linotype" w:hAnsi="Palatino Linotype" w:cs="Times New Roman"/>
          <w:b/>
          <w:i/>
        </w:rPr>
        <w:t xml:space="preserve"> </w:t>
      </w:r>
    </w:p>
    <w:p w14:paraId="7169340F" w14:textId="77777777" w:rsidR="009D5160" w:rsidRPr="001F2548" w:rsidRDefault="009D5160" w:rsidP="009D5160">
      <w:pPr>
        <w:pStyle w:val="NoSpacing"/>
        <w:rPr>
          <w:rFonts w:ascii="Palatino Linotype" w:hAnsi="Palatino Linotype" w:cs="Times New Roman"/>
          <w:i/>
        </w:rPr>
      </w:pPr>
      <w:r w:rsidRPr="001F2548">
        <w:rPr>
          <w:rFonts w:ascii="Palatino Linotype" w:hAnsi="Palatino Linotype" w:cs="Times New Roman"/>
        </w:rPr>
        <w:tab/>
      </w:r>
      <w:r w:rsidR="00AA21E3" w:rsidRPr="001F2548">
        <w:rPr>
          <w:rFonts w:ascii="Palatino Linotype" w:hAnsi="Palatino Linotype" w:cs="Times New Roman"/>
        </w:rPr>
        <w:t>Major contributions of</w:t>
      </w:r>
      <w:r w:rsidR="00AA21E3" w:rsidRPr="001F2548">
        <w:rPr>
          <w:rFonts w:ascii="Palatino Linotype" w:hAnsi="Palatino Linotype" w:cs="Times New Roman"/>
          <w:i/>
        </w:rPr>
        <w:t xml:space="preserve"> </w:t>
      </w:r>
      <w:r w:rsidRPr="001F2548">
        <w:rPr>
          <w:rFonts w:ascii="Palatino Linotype" w:hAnsi="Palatino Linotype" w:cs="Times New Roman"/>
        </w:rPr>
        <w:t xml:space="preserve">thesis </w:t>
      </w:r>
      <w:r w:rsidR="00AA21E3" w:rsidRPr="001F2548">
        <w:rPr>
          <w:rFonts w:ascii="Palatino Linotype" w:hAnsi="Palatino Linotype" w:cs="Times New Roman"/>
        </w:rPr>
        <w:t>include</w:t>
      </w:r>
      <w:r w:rsidRPr="001F2548">
        <w:rPr>
          <w:rFonts w:ascii="Palatino Linotype" w:hAnsi="Palatino Linotype" w:cs="Times New Roman"/>
        </w:rPr>
        <w:t>:</w:t>
      </w:r>
    </w:p>
    <w:p w14:paraId="6BFF1B7B" w14:textId="77777777" w:rsidR="009D5160" w:rsidRPr="008C3935" w:rsidRDefault="00AA21E3" w:rsidP="00516AF3">
      <w:pPr>
        <w:pStyle w:val="NoSpacing"/>
        <w:numPr>
          <w:ilvl w:val="0"/>
          <w:numId w:val="11"/>
        </w:numPr>
        <w:rPr>
          <w:rFonts w:ascii="Palatino Linotype" w:hAnsi="Palatino Linotype" w:cs="Times New Roman"/>
        </w:rPr>
      </w:pPr>
      <w:r w:rsidRPr="008C3935">
        <w:rPr>
          <w:rFonts w:ascii="Palatino Linotype" w:hAnsi="Palatino Linotype" w:cs="Times New Roman"/>
        </w:rPr>
        <w:t xml:space="preserve">A </w:t>
      </w:r>
      <w:r w:rsidR="00DB35EE" w:rsidRPr="008C3935">
        <w:rPr>
          <w:rFonts w:ascii="Palatino Linotype" w:hAnsi="Palatino Linotype" w:cs="Times New Roman"/>
        </w:rPr>
        <w:t xml:space="preserve">mining </w:t>
      </w:r>
      <w:r w:rsidR="00205159" w:rsidRPr="008C3935">
        <w:rPr>
          <w:rFonts w:ascii="Palatino Linotype" w:hAnsi="Palatino Linotype" w:cs="Times New Roman"/>
        </w:rPr>
        <w:t xml:space="preserve">model </w:t>
      </w:r>
      <w:r w:rsidR="00DB35EE" w:rsidRPr="008C3935">
        <w:rPr>
          <w:rFonts w:ascii="Palatino Linotype" w:hAnsi="Palatino Linotype" w:cs="Times New Roman"/>
        </w:rPr>
        <w:t>based on ShotLink data purposed to quantify</w:t>
      </w:r>
      <w:r w:rsidRPr="008C3935">
        <w:rPr>
          <w:rFonts w:ascii="Palatino Linotype" w:hAnsi="Palatino Linotype" w:cs="Times New Roman"/>
        </w:rPr>
        <w:t xml:space="preserve"> attributes associated with streaks</w:t>
      </w:r>
    </w:p>
    <w:p w14:paraId="34CE3D96" w14:textId="77777777" w:rsidR="00AA21E3" w:rsidRPr="008C3935" w:rsidRDefault="00AA21E3" w:rsidP="00516AF3">
      <w:pPr>
        <w:pStyle w:val="NoSpacing"/>
        <w:numPr>
          <w:ilvl w:val="0"/>
          <w:numId w:val="11"/>
        </w:numPr>
        <w:rPr>
          <w:rFonts w:ascii="Palatino Linotype" w:hAnsi="Palatino Linotype" w:cs="Times New Roman"/>
        </w:rPr>
      </w:pPr>
      <w:r w:rsidRPr="008C3935">
        <w:rPr>
          <w:rFonts w:ascii="Palatino Linotype" w:hAnsi="Palatino Linotype" w:cs="Times New Roman"/>
        </w:rPr>
        <w:t>A</w:t>
      </w:r>
      <w:r w:rsidR="00DB35EE" w:rsidRPr="008C3935">
        <w:rPr>
          <w:rFonts w:ascii="Palatino Linotype" w:hAnsi="Palatino Linotype" w:cs="Times New Roman"/>
        </w:rPr>
        <w:t xml:space="preserve"> scoring engine quantifying user provided data points resulting in tangible metrics applied to the mining model </w:t>
      </w:r>
    </w:p>
    <w:p w14:paraId="671D7FBA" w14:textId="77777777" w:rsidR="00AA21E3" w:rsidRPr="008C3935" w:rsidRDefault="0039098B" w:rsidP="00516AF3">
      <w:pPr>
        <w:pStyle w:val="NoSpacing"/>
        <w:numPr>
          <w:ilvl w:val="0"/>
          <w:numId w:val="11"/>
        </w:numPr>
        <w:rPr>
          <w:rFonts w:ascii="Palatino Linotype" w:hAnsi="Palatino Linotype" w:cs="Times New Roman"/>
        </w:rPr>
      </w:pPr>
      <w:r w:rsidRPr="008C3935">
        <w:rPr>
          <w:rFonts w:ascii="Palatino Linotype" w:hAnsi="Palatino Linotype" w:cs="Times New Roman"/>
        </w:rPr>
        <w:t xml:space="preserve">A </w:t>
      </w:r>
      <w:r w:rsidR="00DB35EE" w:rsidRPr="008C3935">
        <w:rPr>
          <w:rFonts w:ascii="Palatino Linotype" w:hAnsi="Palatino Linotype" w:cs="Times New Roman"/>
        </w:rPr>
        <w:t xml:space="preserve">player based system that based on a </w:t>
      </w:r>
      <w:r w:rsidR="00F56268" w:rsidRPr="008C3935">
        <w:rPr>
          <w:rFonts w:ascii="Palatino Linotype" w:hAnsi="Palatino Linotype" w:cs="Times New Roman"/>
        </w:rPr>
        <w:t>well-defined</w:t>
      </w:r>
      <w:r w:rsidR="00DB35EE" w:rsidRPr="008C3935">
        <w:rPr>
          <w:rFonts w:ascii="Palatino Linotype" w:hAnsi="Palatino Linotype" w:cs="Times New Roman"/>
        </w:rPr>
        <w:t xml:space="preserve"> set of inputs generates </w:t>
      </w:r>
      <w:r w:rsidR="00B80E7E" w:rsidRPr="008C3935">
        <w:rPr>
          <w:rFonts w:ascii="Palatino Linotype" w:hAnsi="Palatino Linotype" w:cs="Times New Roman"/>
        </w:rPr>
        <w:t>analysis and predictions</w:t>
      </w:r>
      <w:r w:rsidR="00DB35EE" w:rsidRPr="008C3935">
        <w:rPr>
          <w:rFonts w:ascii="Palatino Linotype" w:hAnsi="Palatino Linotype" w:cs="Times New Roman"/>
        </w:rPr>
        <w:t xml:space="preserve"> </w:t>
      </w:r>
      <w:r w:rsidR="00B80E7E" w:rsidRPr="008C3935">
        <w:rPr>
          <w:rFonts w:ascii="Palatino Linotype" w:hAnsi="Palatino Linotype" w:cs="Times New Roman"/>
        </w:rPr>
        <w:t xml:space="preserve">for </w:t>
      </w:r>
      <w:r w:rsidR="00DB35EE" w:rsidRPr="008C3935">
        <w:rPr>
          <w:rFonts w:ascii="Palatino Linotype" w:hAnsi="Palatino Linotype" w:cs="Times New Roman"/>
        </w:rPr>
        <w:t xml:space="preserve">the impact of the data </w:t>
      </w:r>
      <w:r w:rsidR="00B80E7E" w:rsidRPr="008C3935">
        <w:rPr>
          <w:rFonts w:ascii="Palatino Linotype" w:hAnsi="Palatino Linotype" w:cs="Times New Roman"/>
        </w:rPr>
        <w:t xml:space="preserve">run through </w:t>
      </w:r>
      <w:r w:rsidR="00DB35EE" w:rsidRPr="008C3935">
        <w:rPr>
          <w:rFonts w:ascii="Palatino Linotype" w:hAnsi="Palatino Linotype" w:cs="Times New Roman"/>
        </w:rPr>
        <w:t>the mining model &amp; scoring engine</w:t>
      </w:r>
      <w:r w:rsidR="00B80E7E" w:rsidRPr="008C3935">
        <w:rPr>
          <w:rFonts w:ascii="Palatino Linotype" w:hAnsi="Palatino Linotype" w:cs="Times New Roman"/>
        </w:rPr>
        <w:t xml:space="preserve">.   </w:t>
      </w:r>
      <w:r w:rsidR="00DB35EE" w:rsidRPr="008C3935">
        <w:rPr>
          <w:rFonts w:ascii="Palatino Linotype" w:hAnsi="Palatino Linotype" w:cs="Times New Roman"/>
        </w:rPr>
        <w:t xml:space="preserve"> </w:t>
      </w:r>
    </w:p>
    <w:p w14:paraId="0AF32C7C" w14:textId="77777777" w:rsidR="003277D6" w:rsidRDefault="003277D6" w:rsidP="008F0AE6">
      <w:pPr>
        <w:pStyle w:val="NoSpacing"/>
        <w:rPr>
          <w:rFonts w:ascii="Palatino Linotype" w:hAnsi="Palatino Linotype" w:cs="Times New Roman"/>
          <w:b/>
          <w:i/>
        </w:rPr>
      </w:pPr>
    </w:p>
    <w:p w14:paraId="71B9F369" w14:textId="22B980FB" w:rsidR="008F0AE6" w:rsidRDefault="00134643" w:rsidP="008F0AE6">
      <w:pPr>
        <w:pStyle w:val="NoSpacing"/>
        <w:rPr>
          <w:rFonts w:ascii="Palatino Linotype" w:hAnsi="Palatino Linotype" w:cs="Times New Roman"/>
          <w:b/>
          <w:i/>
        </w:rPr>
      </w:pPr>
      <w:r w:rsidRPr="001F2548">
        <w:rPr>
          <w:rFonts w:ascii="Palatino Linotype" w:hAnsi="Palatino Linotype" w:cs="Times New Roman"/>
          <w:b/>
          <w:i/>
        </w:rPr>
        <w:t xml:space="preserve">1.4 </w:t>
      </w:r>
      <w:r w:rsidR="008F0AE6" w:rsidRPr="001F2548">
        <w:rPr>
          <w:rFonts w:ascii="Palatino Linotype" w:hAnsi="Palatino Linotype" w:cs="Times New Roman"/>
          <w:b/>
          <w:i/>
        </w:rPr>
        <w:t xml:space="preserve">THESIS OUTLINE </w:t>
      </w:r>
    </w:p>
    <w:p w14:paraId="05BBF21E" w14:textId="77777777" w:rsidR="00F7613D" w:rsidRPr="001F2548" w:rsidRDefault="00895536" w:rsidP="00895536">
      <w:pPr>
        <w:pStyle w:val="NoSpacing"/>
        <w:ind w:left="360"/>
        <w:rPr>
          <w:rFonts w:ascii="Palatino Linotype" w:hAnsi="Palatino Linotype" w:cs="Times New Roman"/>
          <w:b/>
        </w:rPr>
      </w:pPr>
      <w:r>
        <w:rPr>
          <w:rFonts w:ascii="Palatino Linotype" w:hAnsi="Palatino Linotype" w:cs="Times New Roman"/>
        </w:rPr>
        <w:t>The structure of this thesis is as follows:</w:t>
      </w:r>
    </w:p>
    <w:p w14:paraId="16441CD4" w14:textId="2DE48E25" w:rsidR="00823F9D" w:rsidRPr="001F2548" w:rsidRDefault="002915CB" w:rsidP="00516AF3">
      <w:pPr>
        <w:pStyle w:val="NoSpacing"/>
        <w:numPr>
          <w:ilvl w:val="0"/>
          <w:numId w:val="18"/>
        </w:numPr>
        <w:rPr>
          <w:rFonts w:ascii="Palatino Linotype" w:hAnsi="Palatino Linotype" w:cs="Times New Roman"/>
        </w:rPr>
      </w:pPr>
      <w:r w:rsidRPr="001F2548">
        <w:rPr>
          <w:rFonts w:ascii="Palatino Linotype" w:hAnsi="Palatino Linotype" w:cs="Times New Roman"/>
          <w:i/>
        </w:rPr>
        <w:t>Introduction</w:t>
      </w:r>
      <w:r w:rsidR="00B91872" w:rsidRPr="001F2548">
        <w:rPr>
          <w:rFonts w:ascii="Palatino Linotype" w:hAnsi="Palatino Linotype" w:cs="Times New Roman"/>
        </w:rPr>
        <w:t xml:space="preserve"> provide</w:t>
      </w:r>
      <w:ins w:id="16" w:author="Rusu, Amalia I." w:date="2018-05-04T18:04:00Z">
        <w:r w:rsidR="000A6254">
          <w:rPr>
            <w:rFonts w:ascii="Palatino Linotype" w:hAnsi="Palatino Linotype" w:cs="Times New Roman"/>
          </w:rPr>
          <w:t>s</w:t>
        </w:r>
      </w:ins>
      <w:r w:rsidR="00B91872" w:rsidRPr="001F2548">
        <w:rPr>
          <w:rFonts w:ascii="Palatino Linotype" w:hAnsi="Palatino Linotype" w:cs="Times New Roman"/>
        </w:rPr>
        <w:t xml:space="preserve"> an introduction into the game of golf </w:t>
      </w:r>
      <w:r w:rsidR="002F18BC" w:rsidRPr="001F2548">
        <w:rPr>
          <w:rFonts w:ascii="Palatino Linotype" w:hAnsi="Palatino Linotype" w:cs="Times New Roman"/>
        </w:rPr>
        <w:t xml:space="preserve">and </w:t>
      </w:r>
      <w:r w:rsidR="0018472C" w:rsidRPr="001F2548">
        <w:rPr>
          <w:rFonts w:ascii="Palatino Linotype" w:hAnsi="Palatino Linotype" w:cs="Times New Roman"/>
        </w:rPr>
        <w:t xml:space="preserve">the motivation behind our research. </w:t>
      </w:r>
      <w:ins w:id="17" w:author="Rusu, Amalia I." w:date="2018-05-04T18:04:00Z">
        <w:r w:rsidR="000A6254">
          <w:rPr>
            <w:rFonts w:ascii="Palatino Linotype" w:hAnsi="Palatino Linotype" w:cs="Times New Roman"/>
          </w:rPr>
          <w:t xml:space="preserve"> It</w:t>
        </w:r>
      </w:ins>
      <w:r w:rsidR="0018472C" w:rsidRPr="001F2548">
        <w:rPr>
          <w:rFonts w:ascii="Palatino Linotype" w:hAnsi="Palatino Linotype" w:cs="Times New Roman"/>
        </w:rPr>
        <w:t xml:space="preserve"> </w:t>
      </w:r>
      <w:r w:rsidRPr="001F2548">
        <w:rPr>
          <w:rFonts w:ascii="Palatino Linotype" w:hAnsi="Palatino Linotype" w:cs="Times New Roman"/>
        </w:rPr>
        <w:t>explain</w:t>
      </w:r>
      <w:ins w:id="18" w:author="Rusu, Amalia I." w:date="2018-05-04T18:04:00Z">
        <w:r w:rsidR="000A6254">
          <w:rPr>
            <w:rFonts w:ascii="Palatino Linotype" w:hAnsi="Palatino Linotype" w:cs="Times New Roman"/>
          </w:rPr>
          <w:t>s</w:t>
        </w:r>
      </w:ins>
      <w:r w:rsidR="0018472C" w:rsidRPr="001F2548">
        <w:rPr>
          <w:rFonts w:ascii="Palatino Linotype" w:hAnsi="Palatino Linotype" w:cs="Times New Roman"/>
        </w:rPr>
        <w:t xml:space="preserve"> </w:t>
      </w:r>
      <w:r w:rsidRPr="001F2548">
        <w:rPr>
          <w:rFonts w:ascii="Palatino Linotype" w:hAnsi="Palatino Linotype" w:cs="Times New Roman"/>
        </w:rPr>
        <w:t>what streaks are, our data set</w:t>
      </w:r>
      <w:ins w:id="19" w:author="Rusu, Amalia I." w:date="2018-05-04T18:04:00Z">
        <w:r w:rsidR="000A6254">
          <w:rPr>
            <w:rFonts w:ascii="Palatino Linotype" w:hAnsi="Palatino Linotype" w:cs="Times New Roman"/>
          </w:rPr>
          <w:t>, how predictive models can help</w:t>
        </w:r>
      </w:ins>
      <w:ins w:id="20" w:author="Rusu, Amalia I." w:date="2018-05-04T18:05:00Z">
        <w:r w:rsidR="000A6254">
          <w:rPr>
            <w:rFonts w:ascii="Palatino Linotype" w:hAnsi="Palatino Linotype" w:cs="Times New Roman"/>
          </w:rPr>
          <w:t>,</w:t>
        </w:r>
      </w:ins>
      <w:ins w:id="21" w:author="Rusu, Amalia I." w:date="2018-05-04T18:04:00Z">
        <w:r w:rsidR="000A6254">
          <w:rPr>
            <w:rFonts w:ascii="Palatino Linotype" w:hAnsi="Palatino Linotype" w:cs="Times New Roman"/>
          </w:rPr>
          <w:t xml:space="preserve"> </w:t>
        </w:r>
      </w:ins>
      <w:r w:rsidRPr="001F2548">
        <w:rPr>
          <w:rFonts w:ascii="Palatino Linotype" w:hAnsi="Palatino Linotype" w:cs="Times New Roman"/>
        </w:rPr>
        <w:t xml:space="preserve">and include </w:t>
      </w:r>
      <w:r w:rsidR="0018472C" w:rsidRPr="001F2548">
        <w:rPr>
          <w:rFonts w:ascii="Palatino Linotype" w:hAnsi="Palatino Linotype" w:cs="Times New Roman"/>
        </w:rPr>
        <w:t>the contributions of our work.</w:t>
      </w:r>
    </w:p>
    <w:p w14:paraId="4E129FC5" w14:textId="6C73C1B7" w:rsidR="00823F9D" w:rsidRPr="001F2548" w:rsidRDefault="002915CB" w:rsidP="00516AF3">
      <w:pPr>
        <w:pStyle w:val="NoSpacing"/>
        <w:numPr>
          <w:ilvl w:val="0"/>
          <w:numId w:val="18"/>
        </w:numPr>
        <w:rPr>
          <w:rFonts w:ascii="Palatino Linotype" w:hAnsi="Palatino Linotype" w:cs="Times New Roman"/>
        </w:rPr>
      </w:pPr>
      <w:r w:rsidRPr="001F2548">
        <w:rPr>
          <w:rFonts w:ascii="Palatino Linotype" w:hAnsi="Palatino Linotype" w:cs="Times New Roman"/>
          <w:i/>
        </w:rPr>
        <w:t>Background</w:t>
      </w:r>
      <w:r w:rsidRPr="001F2548">
        <w:rPr>
          <w:rFonts w:ascii="Palatino Linotype" w:hAnsi="Palatino Linotype" w:cs="Times New Roman"/>
        </w:rPr>
        <w:t xml:space="preserve"> </w:t>
      </w:r>
      <w:r w:rsidR="00613D5A" w:rsidRPr="001F2548">
        <w:rPr>
          <w:rFonts w:ascii="Palatino Linotype" w:hAnsi="Palatino Linotype" w:cs="Times New Roman"/>
        </w:rPr>
        <w:t xml:space="preserve">provides a </w:t>
      </w:r>
      <w:r w:rsidR="0018472C" w:rsidRPr="001F2548">
        <w:rPr>
          <w:rFonts w:ascii="Palatino Linotype" w:hAnsi="Palatino Linotype" w:cs="Times New Roman"/>
        </w:rPr>
        <w:t>general overview</w:t>
      </w:r>
      <w:r w:rsidR="00613D5A" w:rsidRPr="001F2548">
        <w:rPr>
          <w:rFonts w:ascii="Palatino Linotype" w:hAnsi="Palatino Linotype" w:cs="Times New Roman"/>
        </w:rPr>
        <w:t xml:space="preserve"> into </w:t>
      </w:r>
      <w:r w:rsidRPr="001F2548">
        <w:rPr>
          <w:rFonts w:ascii="Palatino Linotype" w:hAnsi="Palatino Linotype" w:cs="Times New Roman"/>
        </w:rPr>
        <w:t xml:space="preserve">golf scoring and </w:t>
      </w:r>
      <w:r w:rsidR="005C495D" w:rsidRPr="001F2548">
        <w:rPr>
          <w:rFonts w:ascii="Palatino Linotype" w:hAnsi="Palatino Linotype" w:cs="Times New Roman"/>
        </w:rPr>
        <w:t xml:space="preserve">its </w:t>
      </w:r>
      <w:r w:rsidRPr="001F2548">
        <w:rPr>
          <w:rFonts w:ascii="Palatino Linotype" w:hAnsi="Palatino Linotype" w:cs="Times New Roman"/>
        </w:rPr>
        <w:t xml:space="preserve">intrinsic inconsistencies.  </w:t>
      </w:r>
      <w:ins w:id="22" w:author="Rusu, Amalia I." w:date="2018-05-04T18:05:00Z">
        <w:r w:rsidR="000A6254">
          <w:rPr>
            <w:rFonts w:ascii="Palatino Linotype" w:hAnsi="Palatino Linotype" w:cs="Times New Roman"/>
          </w:rPr>
          <w:t>It</w:t>
        </w:r>
      </w:ins>
      <w:r w:rsidRPr="001F2548">
        <w:rPr>
          <w:rFonts w:ascii="Palatino Linotype" w:hAnsi="Palatino Linotype" w:cs="Times New Roman"/>
        </w:rPr>
        <w:t xml:space="preserve"> identif</w:t>
      </w:r>
      <w:ins w:id="23" w:author="Rusu, Amalia I." w:date="2018-05-04T18:05:00Z">
        <w:r w:rsidR="000A6254">
          <w:rPr>
            <w:rFonts w:ascii="Palatino Linotype" w:hAnsi="Palatino Linotype" w:cs="Times New Roman"/>
          </w:rPr>
          <w:t>ies</w:t>
        </w:r>
      </w:ins>
      <w:r w:rsidRPr="001F2548">
        <w:rPr>
          <w:rFonts w:ascii="Palatino Linotype" w:hAnsi="Palatino Linotype" w:cs="Times New Roman"/>
        </w:rPr>
        <w:t xml:space="preserve"> </w:t>
      </w:r>
      <w:r w:rsidR="00D92127" w:rsidRPr="001F2548">
        <w:rPr>
          <w:rFonts w:ascii="Palatino Linotype" w:hAnsi="Palatino Linotype" w:cs="Times New Roman"/>
        </w:rPr>
        <w:t>streaks of various types and provide illustrations of streaks of different types.</w:t>
      </w:r>
    </w:p>
    <w:p w14:paraId="3B882F98" w14:textId="77777777" w:rsidR="008420AE" w:rsidRPr="001F2548" w:rsidRDefault="00DC59A9" w:rsidP="00516AF3">
      <w:pPr>
        <w:pStyle w:val="NoSpacing"/>
        <w:numPr>
          <w:ilvl w:val="0"/>
          <w:numId w:val="18"/>
        </w:numPr>
        <w:rPr>
          <w:rFonts w:ascii="Palatino Linotype" w:hAnsi="Palatino Linotype" w:cs="Times New Roman"/>
        </w:rPr>
      </w:pPr>
      <w:r w:rsidRPr="001F2548">
        <w:rPr>
          <w:rFonts w:ascii="Palatino Linotype" w:hAnsi="Palatino Linotype" w:cs="Times New Roman"/>
          <w:i/>
        </w:rPr>
        <w:t xml:space="preserve">Methodology </w:t>
      </w:r>
      <w:r w:rsidRPr="001F2548">
        <w:rPr>
          <w:rFonts w:ascii="Palatino Linotype" w:hAnsi="Palatino Linotype" w:cs="Times New Roman"/>
        </w:rPr>
        <w:t>describes the high level approach for mining</w:t>
      </w:r>
      <w:r w:rsidR="008420AE" w:rsidRPr="001F2548">
        <w:rPr>
          <w:rFonts w:ascii="Palatino Linotype" w:hAnsi="Palatino Linotype" w:cs="Times New Roman"/>
        </w:rPr>
        <w:t>, modeling,</w:t>
      </w:r>
      <w:r w:rsidRPr="001F2548">
        <w:rPr>
          <w:rFonts w:ascii="Palatino Linotype" w:hAnsi="Palatino Linotype" w:cs="Times New Roman"/>
        </w:rPr>
        <w:t xml:space="preserve"> and </w:t>
      </w:r>
      <w:r w:rsidR="008420AE" w:rsidRPr="001F2548">
        <w:rPr>
          <w:rFonts w:ascii="Palatino Linotype" w:hAnsi="Palatino Linotype" w:cs="Times New Roman"/>
        </w:rPr>
        <w:t>scoring</w:t>
      </w:r>
      <w:r w:rsidRPr="001F2548">
        <w:rPr>
          <w:rFonts w:ascii="Palatino Linotype" w:hAnsi="Palatino Linotype" w:cs="Times New Roman"/>
        </w:rPr>
        <w:t xml:space="preserve"> the data with </w:t>
      </w:r>
      <w:r w:rsidR="008420AE" w:rsidRPr="001F2548">
        <w:rPr>
          <w:rFonts w:ascii="Palatino Linotype" w:hAnsi="Palatino Linotype" w:cs="Times New Roman"/>
        </w:rPr>
        <w:t>focus on producing a method that generates predictive results</w:t>
      </w:r>
    </w:p>
    <w:p w14:paraId="7296AAB0" w14:textId="77777777" w:rsidR="0063060B" w:rsidRPr="001F2548" w:rsidRDefault="0063060B" w:rsidP="00516AF3">
      <w:pPr>
        <w:pStyle w:val="NoSpacing"/>
        <w:numPr>
          <w:ilvl w:val="0"/>
          <w:numId w:val="18"/>
        </w:numPr>
        <w:rPr>
          <w:rFonts w:ascii="Palatino Linotype" w:hAnsi="Palatino Linotype" w:cs="Times New Roman"/>
        </w:rPr>
      </w:pPr>
      <w:r w:rsidRPr="001F2548">
        <w:rPr>
          <w:rFonts w:ascii="Palatino Linotype" w:hAnsi="Palatino Linotype" w:cs="Times New Roman"/>
          <w:i/>
        </w:rPr>
        <w:t xml:space="preserve">System Design </w:t>
      </w:r>
      <w:r w:rsidR="00FB644D" w:rsidRPr="001F2548">
        <w:rPr>
          <w:rFonts w:ascii="Palatino Linotype" w:hAnsi="Palatino Linotype" w:cs="Times New Roman"/>
        </w:rPr>
        <w:t>provides</w:t>
      </w:r>
      <w:r w:rsidR="00823F9D" w:rsidRPr="001F2548">
        <w:rPr>
          <w:rFonts w:ascii="Palatino Linotype" w:hAnsi="Palatino Linotype" w:cs="Times New Roman"/>
        </w:rPr>
        <w:t xml:space="preserve"> detail about system requirements,</w:t>
      </w:r>
      <w:r w:rsidR="00FB644D" w:rsidRPr="001F2548">
        <w:rPr>
          <w:rFonts w:ascii="Palatino Linotype" w:hAnsi="Palatino Linotype" w:cs="Times New Roman"/>
        </w:rPr>
        <w:t xml:space="preserve"> </w:t>
      </w:r>
      <w:r w:rsidR="00823F9D" w:rsidRPr="001F2548">
        <w:rPr>
          <w:rFonts w:ascii="Palatino Linotype" w:hAnsi="Palatino Linotype" w:cs="Times New Roman"/>
        </w:rPr>
        <w:t>architecture</w:t>
      </w:r>
      <w:r w:rsidR="00FB644D" w:rsidRPr="001F2548">
        <w:rPr>
          <w:rFonts w:ascii="Palatino Linotype" w:hAnsi="Palatino Linotype" w:cs="Times New Roman"/>
        </w:rPr>
        <w:t xml:space="preserve">, </w:t>
      </w:r>
      <w:r w:rsidR="00823F9D" w:rsidRPr="001F2548">
        <w:rPr>
          <w:rFonts w:ascii="Palatino Linotype" w:hAnsi="Palatino Linotype" w:cs="Times New Roman"/>
        </w:rPr>
        <w:t>and implementation of the software.</w:t>
      </w:r>
    </w:p>
    <w:p w14:paraId="191F254A" w14:textId="347D622B" w:rsidR="00823F9D" w:rsidRPr="001F2548" w:rsidRDefault="00823F9D" w:rsidP="00516AF3">
      <w:pPr>
        <w:pStyle w:val="NoSpacing"/>
        <w:numPr>
          <w:ilvl w:val="0"/>
          <w:numId w:val="18"/>
        </w:numPr>
        <w:rPr>
          <w:rFonts w:ascii="Palatino Linotype" w:hAnsi="Palatino Linotype" w:cs="Times New Roman"/>
        </w:rPr>
      </w:pPr>
      <w:r w:rsidRPr="001F2548">
        <w:rPr>
          <w:rFonts w:ascii="Palatino Linotype" w:hAnsi="Palatino Linotype" w:cs="Times New Roman"/>
          <w:i/>
        </w:rPr>
        <w:t xml:space="preserve">Tests and Results </w:t>
      </w:r>
      <w:r w:rsidRPr="001F2548">
        <w:rPr>
          <w:rFonts w:ascii="Palatino Linotype" w:hAnsi="Palatino Linotype" w:cs="Times New Roman"/>
        </w:rPr>
        <w:t xml:space="preserve">demonstrates a range of system experiments </w:t>
      </w:r>
      <w:ins w:id="24" w:author="Rusu, Amalia I." w:date="2018-05-04T18:06:00Z">
        <w:r w:rsidR="000A6254">
          <w:rPr>
            <w:rFonts w:ascii="Palatino Linotype" w:hAnsi="Palatino Linotype" w:cs="Times New Roman"/>
          </w:rPr>
          <w:t>with</w:t>
        </w:r>
      </w:ins>
      <w:r w:rsidRPr="001F2548">
        <w:rPr>
          <w:rFonts w:ascii="Palatino Linotype" w:hAnsi="Palatino Linotype" w:cs="Times New Roman"/>
        </w:rPr>
        <w:t xml:space="preserve"> </w:t>
      </w:r>
      <w:r w:rsidR="00C31527" w:rsidRPr="001F2548">
        <w:rPr>
          <w:rFonts w:ascii="Palatino Linotype" w:hAnsi="Palatino Linotype" w:cs="Times New Roman"/>
        </w:rPr>
        <w:t xml:space="preserve">proposed predictions based on various data points </w:t>
      </w:r>
      <w:ins w:id="25" w:author="Rusu, Amalia I." w:date="2018-05-04T18:06:00Z">
        <w:r w:rsidR="000A6254">
          <w:rPr>
            <w:rFonts w:ascii="Palatino Linotype" w:hAnsi="Palatino Linotype" w:cs="Times New Roman"/>
          </w:rPr>
          <w:t>and</w:t>
        </w:r>
      </w:ins>
      <w:r w:rsidR="00C31527" w:rsidRPr="001F2548">
        <w:rPr>
          <w:rFonts w:ascii="Palatino Linotype" w:hAnsi="Palatino Linotype" w:cs="Times New Roman"/>
        </w:rPr>
        <w:t xml:space="preserve"> examine</w:t>
      </w:r>
      <w:ins w:id="26" w:author="Rusu, Amalia I." w:date="2018-05-04T18:07:00Z">
        <w:r w:rsidR="00C11B6B">
          <w:rPr>
            <w:rFonts w:ascii="Palatino Linotype" w:hAnsi="Palatino Linotype" w:cs="Times New Roman"/>
          </w:rPr>
          <w:t>s</w:t>
        </w:r>
      </w:ins>
      <w:r w:rsidR="00C31527" w:rsidRPr="001F2548">
        <w:rPr>
          <w:rFonts w:ascii="Palatino Linotype" w:hAnsi="Palatino Linotype" w:cs="Times New Roman"/>
        </w:rPr>
        <w:t xml:space="preserve"> the results</w:t>
      </w:r>
    </w:p>
    <w:p w14:paraId="5AE64B64" w14:textId="4F47BFB5" w:rsidR="00823F9D" w:rsidRPr="001F2548" w:rsidRDefault="00C31527" w:rsidP="00516AF3">
      <w:pPr>
        <w:pStyle w:val="NoSpacing"/>
        <w:numPr>
          <w:ilvl w:val="0"/>
          <w:numId w:val="18"/>
        </w:numPr>
        <w:rPr>
          <w:rFonts w:ascii="Palatino Linotype" w:hAnsi="Palatino Linotype" w:cs="Times New Roman"/>
        </w:rPr>
      </w:pPr>
      <w:r w:rsidRPr="001F2548">
        <w:rPr>
          <w:rFonts w:ascii="Palatino Linotype" w:hAnsi="Palatino Linotype" w:cs="Times New Roman"/>
          <w:i/>
        </w:rPr>
        <w:lastRenderedPageBreak/>
        <w:t xml:space="preserve">Conclusions </w:t>
      </w:r>
      <w:r w:rsidRPr="001F2548">
        <w:rPr>
          <w:rFonts w:ascii="Palatino Linotype" w:hAnsi="Palatino Linotype" w:cs="Times New Roman"/>
        </w:rPr>
        <w:t>provides a s</w:t>
      </w:r>
      <w:r w:rsidR="008B561C">
        <w:rPr>
          <w:rFonts w:ascii="Palatino Linotype" w:hAnsi="Palatino Linotype" w:cs="Times New Roman"/>
        </w:rPr>
        <w:t xml:space="preserve">ummary and review of our work. </w:t>
      </w:r>
      <w:ins w:id="27" w:author="Rusu, Amalia I." w:date="2018-05-04T18:07:00Z">
        <w:r w:rsidR="00C11B6B">
          <w:rPr>
            <w:rFonts w:ascii="Palatino Linotype" w:hAnsi="Palatino Linotype" w:cs="Times New Roman"/>
          </w:rPr>
          <w:t xml:space="preserve">It </w:t>
        </w:r>
      </w:ins>
      <w:r w:rsidRPr="001F2548">
        <w:rPr>
          <w:rFonts w:ascii="Palatino Linotype" w:hAnsi="Palatino Linotype" w:cs="Times New Roman"/>
        </w:rPr>
        <w:t xml:space="preserve">also </w:t>
      </w:r>
      <w:ins w:id="28" w:author="Rusu, Amalia I." w:date="2018-05-04T18:07:00Z">
        <w:r w:rsidR="00C11B6B">
          <w:rPr>
            <w:rFonts w:ascii="Palatino Linotype" w:hAnsi="Palatino Linotype" w:cs="Times New Roman"/>
          </w:rPr>
          <w:t>includes</w:t>
        </w:r>
      </w:ins>
      <w:r w:rsidR="008B561C">
        <w:rPr>
          <w:rFonts w:ascii="Palatino Linotype" w:hAnsi="Palatino Linotype" w:cs="Times New Roman"/>
        </w:rPr>
        <w:t xml:space="preserve">  </w:t>
      </w:r>
      <w:del w:id="29" w:author="Rusu, Amalia I." w:date="2018-05-04T18:07:00Z">
        <w:r w:rsidRPr="001F2548" w:rsidDel="00C11B6B">
          <w:rPr>
            <w:rFonts w:ascii="Palatino Linotype" w:hAnsi="Palatino Linotype" w:cs="Times New Roman"/>
          </w:rPr>
          <w:delText xml:space="preserve"> </w:delText>
        </w:r>
      </w:del>
      <w:ins w:id="30" w:author="Rusu, Amalia I." w:date="2018-05-04T18:07:00Z">
        <w:r w:rsidR="00C11B6B">
          <w:rPr>
            <w:rFonts w:ascii="Palatino Linotype" w:hAnsi="Palatino Linotype" w:cs="Times New Roman"/>
          </w:rPr>
          <w:t xml:space="preserve"> </w:t>
        </w:r>
      </w:ins>
      <w:r w:rsidRPr="001F2548">
        <w:rPr>
          <w:rFonts w:ascii="Palatino Linotype" w:hAnsi="Palatino Linotype" w:cs="Times New Roman"/>
        </w:rPr>
        <w:t xml:space="preserve">recommendations on further advancements of this </w:t>
      </w:r>
      <w:ins w:id="31" w:author="Rusu, Amalia I." w:date="2018-05-04T18:07:00Z">
        <w:r w:rsidR="00C11B6B">
          <w:rPr>
            <w:rFonts w:ascii="Palatino Linotype" w:hAnsi="Palatino Linotype" w:cs="Times New Roman"/>
          </w:rPr>
          <w:t>research</w:t>
        </w:r>
      </w:ins>
      <w:r w:rsidRPr="001F2548">
        <w:rPr>
          <w:rFonts w:ascii="Palatino Linotype" w:hAnsi="Palatino Linotype" w:cs="Times New Roman"/>
        </w:rPr>
        <w:t>.</w:t>
      </w:r>
    </w:p>
    <w:p w14:paraId="54AC77B9" w14:textId="77777777" w:rsidR="003277D6" w:rsidRDefault="003277D6" w:rsidP="008F0AE6">
      <w:pPr>
        <w:pStyle w:val="NoSpacing"/>
        <w:rPr>
          <w:rFonts w:ascii="Palatino Linotype" w:hAnsi="Palatino Linotype" w:cs="Times New Roman"/>
          <w:b/>
          <w:i/>
        </w:rPr>
      </w:pPr>
    </w:p>
    <w:p w14:paraId="6D9AA40D" w14:textId="58CA5A42" w:rsidR="008F0AE6" w:rsidRPr="001F2548" w:rsidRDefault="00BC40EC" w:rsidP="008F0AE6">
      <w:pPr>
        <w:pStyle w:val="NoSpacing"/>
        <w:rPr>
          <w:rFonts w:ascii="Palatino Linotype" w:hAnsi="Palatino Linotype" w:cs="Times New Roman"/>
          <w:b/>
          <w:i/>
        </w:rPr>
      </w:pPr>
      <w:r w:rsidRPr="001F2548">
        <w:rPr>
          <w:rFonts w:ascii="Palatino Linotype" w:hAnsi="Palatino Linotype" w:cs="Times New Roman"/>
          <w:b/>
          <w:i/>
        </w:rPr>
        <w:t xml:space="preserve">CHAPTER 2: </w:t>
      </w:r>
      <w:commentRangeStart w:id="32"/>
      <w:r w:rsidR="008F0AE6" w:rsidRPr="001F2548">
        <w:rPr>
          <w:rFonts w:ascii="Palatino Linotype" w:hAnsi="Palatino Linotype" w:cs="Times New Roman"/>
          <w:b/>
          <w:i/>
        </w:rPr>
        <w:t xml:space="preserve">BACKGROUND </w:t>
      </w:r>
      <w:commentRangeEnd w:id="32"/>
      <w:r w:rsidR="0017500E">
        <w:rPr>
          <w:rStyle w:val="CommentReference"/>
          <w:kern w:val="24"/>
        </w:rPr>
        <w:commentReference w:id="32"/>
      </w:r>
    </w:p>
    <w:p w14:paraId="0877FBB9" w14:textId="44A7683A" w:rsidR="00F94B43" w:rsidRDefault="00F94B43" w:rsidP="00551316">
      <w:pPr>
        <w:rPr>
          <w:shd w:val="clear" w:color="auto" w:fill="FFFFFF"/>
        </w:rPr>
      </w:pPr>
      <w:r>
        <w:rPr>
          <w:shd w:val="clear" w:color="auto" w:fill="FFFFFF"/>
        </w:rPr>
        <w:t>In the field of Sports A</w:t>
      </w:r>
      <w:r w:rsidR="004129AB">
        <w:rPr>
          <w:shd w:val="clear" w:color="auto" w:fill="FFFFFF"/>
        </w:rPr>
        <w:t xml:space="preserve">nalytics Major League Baseball Oakland Athletics General </w:t>
      </w:r>
      <w:r w:rsidR="00551316">
        <w:rPr>
          <w:shd w:val="clear" w:color="auto" w:fill="FFFFFF"/>
        </w:rPr>
        <w:tab/>
      </w:r>
      <w:r w:rsidR="004129AB">
        <w:rPr>
          <w:shd w:val="clear" w:color="auto" w:fill="FFFFFF"/>
        </w:rPr>
        <w:t xml:space="preserve">Manager Billy </w:t>
      </w:r>
      <w:r w:rsidR="00B47AF9">
        <w:rPr>
          <w:shd w:val="clear" w:color="auto" w:fill="FFFFFF"/>
        </w:rPr>
        <w:t>Bean</w:t>
      </w:r>
      <w:r w:rsidR="004129AB">
        <w:rPr>
          <w:shd w:val="clear" w:color="auto" w:fill="FFFFFF"/>
        </w:rPr>
        <w:t xml:space="preserve"> is credited with bringing predictive analysis and modeling to the </w:t>
      </w:r>
      <w:r w:rsidR="00551316">
        <w:rPr>
          <w:shd w:val="clear" w:color="auto" w:fill="FFFFFF"/>
        </w:rPr>
        <w:tab/>
      </w:r>
      <w:r w:rsidR="004129AB">
        <w:rPr>
          <w:shd w:val="clear" w:color="auto" w:fill="FFFFFF"/>
        </w:rPr>
        <w:t xml:space="preserve">forefront by applying sabermetrics: </w:t>
      </w:r>
      <w:r w:rsidR="004129AB" w:rsidRPr="00CA47AD">
        <w:rPr>
          <w:i/>
          <w:color w:val="5F5F5F" w:themeColor="accent5"/>
          <w:shd w:val="clear" w:color="auto" w:fill="FFFFFF"/>
        </w:rPr>
        <w:t>‘the search for objective knowledge about baseball’</w:t>
      </w:r>
      <w:r w:rsidR="004129AB">
        <w:rPr>
          <w:shd w:val="clear" w:color="auto" w:fill="FFFFFF"/>
        </w:rPr>
        <w:t xml:space="preserve"> </w:t>
      </w:r>
    </w:p>
    <w:p w14:paraId="09E89980" w14:textId="3F866205" w:rsidR="000E3F45" w:rsidRPr="007932DA" w:rsidRDefault="007932DA" w:rsidP="007932DA">
      <w:pPr>
        <w:pStyle w:val="NoSpacing"/>
        <w:spacing w:line="240" w:lineRule="auto"/>
        <w:ind w:left="1440"/>
        <w:rPr>
          <w:rFonts w:ascii="Palatino Linotype" w:hAnsi="Palatino Linotype" w:cs="Times New Roman"/>
          <w:color w:val="5F5F5F" w:themeColor="accent5"/>
          <w:sz w:val="20"/>
          <w:szCs w:val="20"/>
        </w:rPr>
      </w:pPr>
      <w:r w:rsidRPr="007932DA">
        <w:rPr>
          <w:color w:val="5F5F5F" w:themeColor="accent5"/>
          <w:kern w:val="24"/>
          <w:sz w:val="20"/>
          <w:szCs w:val="20"/>
          <w:shd w:val="clear" w:color="auto" w:fill="FFFFFF"/>
        </w:rPr>
        <w:t>Sabermetrics is a science of sport. It is the empirical analysis of baseball through statistics, used to predict the performance of players, giving teams a winning edge. With the help of sabermetrics, teams can:  Forecast results by making predictions based on previous data</w:t>
      </w:r>
      <w:r>
        <w:rPr>
          <w:color w:val="5F5F5F" w:themeColor="accent5"/>
          <w:kern w:val="24"/>
          <w:sz w:val="20"/>
          <w:szCs w:val="20"/>
          <w:shd w:val="clear" w:color="auto" w:fill="FFFFFF"/>
        </w:rPr>
        <w:t>; a</w:t>
      </w:r>
      <w:r w:rsidRPr="007932DA">
        <w:rPr>
          <w:color w:val="5F5F5F" w:themeColor="accent5"/>
          <w:kern w:val="24"/>
          <w:sz w:val="20"/>
          <w:szCs w:val="20"/>
          <w:shd w:val="clear" w:color="auto" w:fill="FFFFFF"/>
        </w:rPr>
        <w:t>nalyze on-field performance by recording and evaluating important aspects of play</w:t>
      </w:r>
      <w:r>
        <w:rPr>
          <w:color w:val="5F5F5F" w:themeColor="accent5"/>
          <w:kern w:val="24"/>
          <w:sz w:val="20"/>
          <w:szCs w:val="20"/>
          <w:shd w:val="clear" w:color="auto" w:fill="FFFFFF"/>
        </w:rPr>
        <w:t>; a</w:t>
      </w:r>
      <w:r w:rsidRPr="007932DA">
        <w:rPr>
          <w:color w:val="5F5F5F" w:themeColor="accent5"/>
          <w:kern w:val="24"/>
          <w:sz w:val="20"/>
          <w:szCs w:val="20"/>
          <w:shd w:val="clear" w:color="auto" w:fill="FFFFFF"/>
        </w:rPr>
        <w:t>ssist in decision-making by offering objective insights into players’ performance, matchups, and scouting prospects</w:t>
      </w:r>
      <w:r>
        <w:rPr>
          <w:color w:val="5F5F5F" w:themeColor="accent5"/>
          <w:kern w:val="24"/>
          <w:sz w:val="20"/>
          <w:szCs w:val="20"/>
          <w:shd w:val="clear" w:color="auto" w:fill="FFFFFF"/>
        </w:rPr>
        <w:t xml:space="preserve">.  </w:t>
      </w:r>
      <w:r w:rsidRPr="007932DA">
        <w:rPr>
          <w:color w:val="5F5F5F" w:themeColor="accent5"/>
          <w:kern w:val="24"/>
          <w:sz w:val="20"/>
          <w:szCs w:val="20"/>
          <w:shd w:val="clear" w:color="auto" w:fill="FFFFFF"/>
        </w:rPr>
        <w:t>Who’s a better pitcher?  Where should our outfielders play?  Which player is a better value for our team?  Who was the greatest second baseman of all time?  Thanks to sabermetrics, all of these questions can now have objective answers [9]</w:t>
      </w:r>
    </w:p>
    <w:p w14:paraId="44A9FC1F" w14:textId="4C4B9038" w:rsidR="004129AB" w:rsidRDefault="004129AB" w:rsidP="00551316">
      <w:pPr>
        <w:pStyle w:val="NoSpacing"/>
        <w:ind w:left="720"/>
        <w:rPr>
          <w:rFonts w:ascii="Palatino Linotype" w:hAnsi="Palatino Linotype" w:cs="Times New Roman"/>
        </w:rPr>
      </w:pPr>
      <w:r w:rsidRPr="001F2548">
        <w:rPr>
          <w:rFonts w:ascii="Palatino Linotype" w:hAnsi="Palatino Linotype" w:cs="Times New Roman"/>
        </w:rPr>
        <w:t xml:space="preserve">The game of golf is a sport played over 18 individual ‘holes’ wherein each hole provides a predetermined number of strokes that should be required called ‘par’ which players measure their quality of play against.  Typically players will score better on some holes than others but on average will end up with nearly the same total score for each set of 18 holes (round) they </w:t>
      </w:r>
      <w:commentRangeStart w:id="33"/>
      <w:r w:rsidRPr="001F2548">
        <w:rPr>
          <w:rFonts w:ascii="Palatino Linotype" w:hAnsi="Palatino Linotype" w:cs="Times New Roman"/>
        </w:rPr>
        <w:t>play</w:t>
      </w:r>
      <w:commentRangeEnd w:id="33"/>
      <w:r>
        <w:rPr>
          <w:rStyle w:val="CommentReference"/>
        </w:rPr>
        <w:commentReference w:id="33"/>
      </w:r>
      <w:r w:rsidRPr="001F2548">
        <w:rPr>
          <w:rFonts w:ascii="Palatino Linotype" w:hAnsi="Palatino Linotype" w:cs="Times New Roman"/>
        </w:rPr>
        <w:t xml:space="preserve">.  </w:t>
      </w:r>
    </w:p>
    <w:p w14:paraId="25A8F6B6" w14:textId="77777777" w:rsidR="007932DA" w:rsidRPr="005B2FEC" w:rsidRDefault="007932DA" w:rsidP="00551316">
      <w:pPr>
        <w:pStyle w:val="NoSpacing"/>
        <w:ind w:left="720"/>
        <w:rPr>
          <w:rFonts w:ascii="Palatino Linotype" w:hAnsi="Palatino Linotype" w:cs="Arial"/>
          <w:i/>
          <w:color w:val="333333"/>
          <w:sz w:val="20"/>
          <w:szCs w:val="20"/>
          <w:shd w:val="clear" w:color="auto" w:fill="FFFFFF"/>
        </w:rPr>
      </w:pPr>
    </w:p>
    <w:p w14:paraId="639887D9" w14:textId="6100435A" w:rsidR="00DE1BF7" w:rsidRDefault="00717FDE" w:rsidP="007A0D7A">
      <w:pPr>
        <w:ind w:left="720" w:firstLine="0"/>
        <w:rPr>
          <w:rFonts w:ascii="Palatino Linotype" w:hAnsi="Palatino Linotype" w:cs="Times New Roman"/>
        </w:rPr>
      </w:pPr>
      <w:r>
        <w:rPr>
          <w:noProof/>
          <w:lang w:eastAsia="en-US"/>
        </w:rPr>
        <w:drawing>
          <wp:inline distT="0" distB="0" distL="0" distR="0" wp14:anchorId="6224BB2B" wp14:editId="5C797E47">
            <wp:extent cx="5943600" cy="3299460"/>
            <wp:effectExtent l="0" t="0" r="0" b="0"/>
            <wp:docPr id="23" name="Picture 23" descr="Image result for iconic golf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iconic golf 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688CBF1B" w14:textId="2736ED6D" w:rsidR="004129AB" w:rsidRPr="007932DA" w:rsidRDefault="00717FDE" w:rsidP="007932DA">
      <w:pPr>
        <w:ind w:left="1440" w:firstLine="0"/>
        <w:jc w:val="center"/>
        <w:rPr>
          <w:rFonts w:ascii="Palatino Linotype" w:hAnsi="Palatino Linotype" w:cs="Times New Roman"/>
          <w:i/>
          <w:sz w:val="16"/>
          <w:szCs w:val="16"/>
        </w:rPr>
      </w:pPr>
      <w:r w:rsidRPr="007932DA">
        <w:rPr>
          <w:rFonts w:ascii="Palatino Linotype" w:hAnsi="Palatino Linotype" w:cs="Times New Roman"/>
          <w:i/>
          <w:sz w:val="16"/>
          <w:szCs w:val="16"/>
        </w:rPr>
        <w:t>Arnold Palmer, known as ‘The King’, one of the most successful and popular golfers ever</w:t>
      </w:r>
    </w:p>
    <w:p w14:paraId="3D06240D" w14:textId="42518347" w:rsidR="007A0D7A" w:rsidRPr="001F2548" w:rsidRDefault="00CA47AD" w:rsidP="007A0D7A">
      <w:pPr>
        <w:ind w:left="720" w:firstLine="0"/>
        <w:rPr>
          <w:rFonts w:ascii="Palatino Linotype" w:hAnsi="Palatino Linotype" w:cs="Times New Roman"/>
        </w:rPr>
      </w:pPr>
      <w:r>
        <w:rPr>
          <w:rFonts w:ascii="Palatino Linotype" w:hAnsi="Palatino Linotype" w:cs="Times New Roman"/>
        </w:rPr>
        <w:lastRenderedPageBreak/>
        <w:t>E</w:t>
      </w:r>
      <w:r w:rsidR="00AB6D57" w:rsidRPr="001F2548">
        <w:rPr>
          <w:rFonts w:ascii="Palatino Linotype" w:hAnsi="Palatino Linotype" w:cs="Times New Roman"/>
        </w:rPr>
        <w:t xml:space="preserve">legantly summarized by </w:t>
      </w:r>
      <w:r w:rsidR="00933B5A" w:rsidRPr="001F2548">
        <w:rPr>
          <w:rFonts w:ascii="Palatino Linotype" w:hAnsi="Palatino Linotype" w:cs="Times New Roman"/>
        </w:rPr>
        <w:t>Winston Churchill</w:t>
      </w:r>
      <w:r w:rsidR="00AB6D57" w:rsidRPr="001F2548">
        <w:rPr>
          <w:rFonts w:ascii="Palatino Linotype" w:hAnsi="Palatino Linotype" w:cs="Times New Roman"/>
        </w:rPr>
        <w:t>:</w:t>
      </w:r>
      <w:r w:rsidR="00933B5A" w:rsidRPr="001F2548">
        <w:rPr>
          <w:rFonts w:ascii="Palatino Linotype" w:hAnsi="Palatino Linotype" w:cs="Times New Roman"/>
        </w:rPr>
        <w:t xml:space="preserve"> </w:t>
      </w:r>
    </w:p>
    <w:p w14:paraId="2FA1CBCF" w14:textId="633D4D3C" w:rsidR="00933B5A" w:rsidRPr="00CA47AD" w:rsidRDefault="00933B5A" w:rsidP="00933B5A">
      <w:pPr>
        <w:ind w:left="1440" w:firstLine="0"/>
        <w:rPr>
          <w:rFonts w:asciiTheme="majorHAnsi" w:hAnsiTheme="majorHAnsi" w:cstheme="majorHAnsi"/>
          <w:color w:val="394C5A"/>
          <w:sz w:val="20"/>
          <w:szCs w:val="20"/>
          <w:shd w:val="clear" w:color="auto" w:fill="FFFFFF"/>
        </w:rPr>
      </w:pPr>
      <w:r w:rsidRPr="00CA47AD">
        <w:rPr>
          <w:rFonts w:asciiTheme="majorHAnsi" w:hAnsiTheme="majorHAnsi" w:cstheme="majorHAnsi"/>
          <w:color w:val="394C5A"/>
          <w:sz w:val="20"/>
          <w:szCs w:val="20"/>
          <w:shd w:val="clear" w:color="auto" w:fill="FFFFFF"/>
        </w:rPr>
        <w:t>Golf is a game </w:t>
      </w:r>
      <w:hyperlink r:id="rId15" w:history="1">
        <w:r w:rsidRPr="00CA47AD">
          <w:rPr>
            <w:rStyle w:val="Hyperlink"/>
            <w:rFonts w:asciiTheme="majorHAnsi" w:hAnsiTheme="majorHAnsi" w:cstheme="majorHAnsi"/>
            <w:color w:val="394C5A"/>
            <w:sz w:val="20"/>
            <w:szCs w:val="20"/>
            <w:u w:val="none"/>
            <w:shd w:val="clear" w:color="auto" w:fill="FFFFFF"/>
          </w:rPr>
          <w:t>whose</w:t>
        </w:r>
      </w:hyperlink>
      <w:r w:rsidRPr="00CA47AD">
        <w:rPr>
          <w:rFonts w:asciiTheme="majorHAnsi" w:hAnsiTheme="majorHAnsi" w:cstheme="majorHAnsi"/>
          <w:color w:val="394C5A"/>
          <w:sz w:val="20"/>
          <w:szCs w:val="20"/>
          <w:shd w:val="clear" w:color="auto" w:fill="FFFFFF"/>
        </w:rPr>
        <w:t> aim is to hit a very </w:t>
      </w:r>
      <w:hyperlink r:id="rId16" w:history="1">
        <w:r w:rsidRPr="00CA47AD">
          <w:rPr>
            <w:rStyle w:val="Hyperlink"/>
            <w:rFonts w:asciiTheme="majorHAnsi" w:hAnsiTheme="majorHAnsi" w:cstheme="majorHAnsi"/>
            <w:color w:val="394C5A"/>
            <w:sz w:val="20"/>
            <w:szCs w:val="20"/>
            <w:u w:val="none"/>
            <w:shd w:val="clear" w:color="auto" w:fill="FFFFFF"/>
          </w:rPr>
          <w:t>small</w:t>
        </w:r>
      </w:hyperlink>
      <w:r w:rsidRPr="00CA47AD">
        <w:rPr>
          <w:rFonts w:asciiTheme="majorHAnsi" w:hAnsiTheme="majorHAnsi" w:cstheme="majorHAnsi"/>
          <w:color w:val="394C5A"/>
          <w:sz w:val="20"/>
          <w:szCs w:val="20"/>
          <w:shd w:val="clear" w:color="auto" w:fill="FFFFFF"/>
        </w:rPr>
        <w:t xml:space="preserve"> ball into </w:t>
      </w:r>
      <w:r w:rsidR="00F56268" w:rsidRPr="00CA47AD">
        <w:rPr>
          <w:rFonts w:asciiTheme="majorHAnsi" w:hAnsiTheme="majorHAnsi" w:cstheme="majorHAnsi"/>
          <w:color w:val="394C5A"/>
          <w:sz w:val="20"/>
          <w:szCs w:val="20"/>
          <w:shd w:val="clear" w:color="auto" w:fill="FFFFFF"/>
        </w:rPr>
        <w:t>an</w:t>
      </w:r>
      <w:r w:rsidRPr="00CA47AD">
        <w:rPr>
          <w:rFonts w:asciiTheme="majorHAnsi" w:hAnsiTheme="majorHAnsi" w:cstheme="majorHAnsi"/>
          <w:color w:val="394C5A"/>
          <w:sz w:val="20"/>
          <w:szCs w:val="20"/>
          <w:shd w:val="clear" w:color="auto" w:fill="FFFFFF"/>
        </w:rPr>
        <w:t xml:space="preserve"> even </w:t>
      </w:r>
      <w:hyperlink r:id="rId17" w:history="1">
        <w:r w:rsidRPr="00CA47AD">
          <w:rPr>
            <w:rStyle w:val="Hyperlink"/>
            <w:rFonts w:asciiTheme="majorHAnsi" w:hAnsiTheme="majorHAnsi" w:cstheme="majorHAnsi"/>
            <w:color w:val="394C5A"/>
            <w:sz w:val="20"/>
            <w:szCs w:val="20"/>
            <w:u w:val="none"/>
            <w:shd w:val="clear" w:color="auto" w:fill="FFFFFF"/>
          </w:rPr>
          <w:t>smaller</w:t>
        </w:r>
      </w:hyperlink>
      <w:r w:rsidRPr="00CA47AD">
        <w:rPr>
          <w:rFonts w:asciiTheme="majorHAnsi" w:hAnsiTheme="majorHAnsi" w:cstheme="majorHAnsi"/>
          <w:color w:val="394C5A"/>
          <w:sz w:val="20"/>
          <w:szCs w:val="20"/>
          <w:shd w:val="clear" w:color="auto" w:fill="FFFFFF"/>
        </w:rPr>
        <w:t> hole, with </w:t>
      </w:r>
      <w:hyperlink r:id="rId18" w:history="1">
        <w:r w:rsidRPr="00CA47AD">
          <w:rPr>
            <w:rStyle w:val="Hyperlink"/>
            <w:rFonts w:asciiTheme="majorHAnsi" w:hAnsiTheme="majorHAnsi" w:cstheme="majorHAnsi"/>
            <w:color w:val="394C5A"/>
            <w:sz w:val="20"/>
            <w:szCs w:val="20"/>
            <w:u w:val="none"/>
            <w:shd w:val="clear" w:color="auto" w:fill="FFFFFF"/>
          </w:rPr>
          <w:t>weapons</w:t>
        </w:r>
      </w:hyperlink>
      <w:r w:rsidRPr="00CA47AD">
        <w:rPr>
          <w:rFonts w:asciiTheme="majorHAnsi" w:hAnsiTheme="majorHAnsi" w:cstheme="majorHAnsi"/>
          <w:color w:val="394C5A"/>
          <w:sz w:val="20"/>
          <w:szCs w:val="20"/>
          <w:shd w:val="clear" w:color="auto" w:fill="FFFFFF"/>
        </w:rPr>
        <w:t> singularly ill- </w:t>
      </w:r>
      <w:hyperlink r:id="rId19" w:history="1">
        <w:r w:rsidRPr="00CA47AD">
          <w:rPr>
            <w:rStyle w:val="Hyperlink"/>
            <w:rFonts w:asciiTheme="majorHAnsi" w:hAnsiTheme="majorHAnsi" w:cstheme="majorHAnsi"/>
            <w:color w:val="394C5A"/>
            <w:sz w:val="20"/>
            <w:szCs w:val="20"/>
            <w:u w:val="none"/>
            <w:shd w:val="clear" w:color="auto" w:fill="FFFFFF"/>
          </w:rPr>
          <w:t>designed</w:t>
        </w:r>
      </w:hyperlink>
      <w:r w:rsidR="00CA47AD" w:rsidRPr="00CA47AD">
        <w:rPr>
          <w:rFonts w:asciiTheme="majorHAnsi" w:hAnsiTheme="majorHAnsi" w:cstheme="majorHAnsi"/>
          <w:color w:val="394C5A"/>
          <w:sz w:val="20"/>
          <w:szCs w:val="20"/>
          <w:shd w:val="clear" w:color="auto" w:fill="FFFFFF"/>
        </w:rPr>
        <w:t> for the purpose</w:t>
      </w:r>
      <w:r w:rsidR="00CA47AD">
        <w:rPr>
          <w:rFonts w:asciiTheme="majorHAnsi" w:hAnsiTheme="majorHAnsi" w:cstheme="majorHAnsi"/>
          <w:color w:val="394C5A"/>
          <w:sz w:val="20"/>
          <w:szCs w:val="20"/>
          <w:shd w:val="clear" w:color="auto" w:fill="FFFFFF"/>
        </w:rPr>
        <w:t>.</w:t>
      </w:r>
      <w:r w:rsidR="00CA47AD" w:rsidRPr="00CA47AD">
        <w:rPr>
          <w:rFonts w:asciiTheme="majorHAnsi" w:hAnsiTheme="majorHAnsi" w:cstheme="majorHAnsi"/>
          <w:color w:val="394C5A"/>
          <w:sz w:val="20"/>
          <w:szCs w:val="20"/>
          <w:shd w:val="clear" w:color="auto" w:fill="FFFFFF"/>
        </w:rPr>
        <w:t xml:space="preserve"> [8</w:t>
      </w:r>
      <w:r w:rsidRPr="00CA47AD">
        <w:rPr>
          <w:rFonts w:asciiTheme="majorHAnsi" w:hAnsiTheme="majorHAnsi" w:cstheme="majorHAnsi"/>
          <w:color w:val="394C5A"/>
          <w:sz w:val="20"/>
          <w:szCs w:val="20"/>
          <w:shd w:val="clear" w:color="auto" w:fill="FFFFFF"/>
        </w:rPr>
        <w:t>]</w:t>
      </w:r>
    </w:p>
    <w:p w14:paraId="2358F839" w14:textId="2202BBE7" w:rsidR="00717FDE" w:rsidRDefault="006D130D" w:rsidP="00045187">
      <w:pPr>
        <w:ind w:left="720" w:firstLine="0"/>
        <w:rPr>
          <w:rFonts w:ascii="Palatino Linotype" w:hAnsi="Palatino Linotype" w:cs="Times New Roman"/>
        </w:rPr>
      </w:pPr>
      <w:r>
        <w:rPr>
          <w:noProof/>
          <w:lang w:eastAsia="en-US"/>
        </w:rPr>
        <w:drawing>
          <wp:inline distT="0" distB="0" distL="0" distR="0" wp14:anchorId="714BBB5C" wp14:editId="09EDC3FF">
            <wp:extent cx="5943600" cy="4462417"/>
            <wp:effectExtent l="0" t="0" r="0" b="0"/>
            <wp:docPr id="24" name="Picture 24" descr="Jean Van De Velde in the Barry B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an Van De Velde in the Barry Bu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62417"/>
                    </a:xfrm>
                    <a:prstGeom prst="rect">
                      <a:avLst/>
                    </a:prstGeom>
                    <a:noFill/>
                    <a:ln>
                      <a:noFill/>
                    </a:ln>
                  </pic:spPr>
                </pic:pic>
              </a:graphicData>
            </a:graphic>
          </wp:inline>
        </w:drawing>
      </w:r>
    </w:p>
    <w:p w14:paraId="40D29311" w14:textId="15B9D709" w:rsidR="00717FDE" w:rsidRPr="005601ED" w:rsidRDefault="006D130D" w:rsidP="00A26763">
      <w:pPr>
        <w:ind w:left="1440" w:firstLine="0"/>
        <w:jc w:val="center"/>
        <w:rPr>
          <w:rFonts w:ascii="Palatino Linotype" w:hAnsi="Palatino Linotype" w:cs="Times New Roman"/>
          <w:i/>
          <w:sz w:val="20"/>
          <w:szCs w:val="20"/>
        </w:rPr>
      </w:pPr>
      <w:r w:rsidRPr="00A26763">
        <w:rPr>
          <w:rFonts w:ascii="Palatino Linotype" w:hAnsi="Palatino Linotype"/>
          <w:i/>
          <w:color w:val="333333"/>
          <w:sz w:val="20"/>
          <w:szCs w:val="20"/>
          <w:shd w:val="clear" w:color="auto" w:fill="EDEDEF"/>
        </w:rPr>
        <w:t>Jean Van De Velde in the Barry Burn</w:t>
      </w:r>
      <w:r w:rsidR="005601ED" w:rsidRPr="00A26763">
        <w:rPr>
          <w:rFonts w:ascii="Palatino Linotype" w:hAnsi="Palatino Linotype"/>
          <w:i/>
          <w:color w:val="333333"/>
          <w:sz w:val="20"/>
          <w:szCs w:val="20"/>
          <w:shd w:val="clear" w:color="auto" w:fill="EDEDEF"/>
        </w:rPr>
        <w:t>,</w:t>
      </w:r>
      <w:r w:rsidRPr="00A26763">
        <w:rPr>
          <w:rFonts w:ascii="Palatino Linotype" w:hAnsi="Palatino Linotype"/>
          <w:i/>
          <w:color w:val="333333"/>
          <w:sz w:val="20"/>
          <w:szCs w:val="20"/>
          <w:shd w:val="clear" w:color="auto" w:fill="EDEDEF"/>
        </w:rPr>
        <w:t xml:space="preserve"> </w:t>
      </w:r>
      <w:r w:rsidR="005601ED" w:rsidRPr="00A26763">
        <w:rPr>
          <w:rFonts w:ascii="Palatino Linotype" w:hAnsi="Palatino Linotype"/>
          <w:i/>
          <w:color w:val="333333"/>
          <w:sz w:val="20"/>
          <w:szCs w:val="20"/>
          <w:shd w:val="clear" w:color="auto" w:fill="EDEDEF"/>
        </w:rPr>
        <w:t>1999 Open Championship, Carnoustie</w:t>
      </w:r>
      <w:r w:rsidRPr="00A26763">
        <w:rPr>
          <w:rFonts w:ascii="Palatino Linotype" w:hAnsi="Palatino Linotype"/>
          <w:i/>
          <w:color w:val="333333"/>
          <w:sz w:val="20"/>
          <w:szCs w:val="20"/>
          <w:shd w:val="clear" w:color="auto" w:fill="EDEDEF"/>
        </w:rPr>
        <w:t>.</w:t>
      </w:r>
    </w:p>
    <w:p w14:paraId="2C846D5B" w14:textId="77777777" w:rsidR="005601ED" w:rsidRDefault="005601ED" w:rsidP="00045187">
      <w:pPr>
        <w:ind w:left="720" w:firstLine="0"/>
        <w:rPr>
          <w:rFonts w:ascii="Palatino Linotype" w:hAnsi="Palatino Linotype" w:cs="Times New Roman"/>
        </w:rPr>
      </w:pPr>
    </w:p>
    <w:p w14:paraId="00E45640" w14:textId="4FEE6610" w:rsidR="006E4FAA" w:rsidRDefault="006E4FAA" w:rsidP="00045187">
      <w:pPr>
        <w:ind w:left="720" w:firstLine="0"/>
        <w:rPr>
          <w:rFonts w:ascii="Palatino Linotype" w:hAnsi="Palatino Linotype" w:cs="Times New Roman"/>
        </w:rPr>
      </w:pPr>
      <w:r w:rsidRPr="001F2548">
        <w:rPr>
          <w:rFonts w:ascii="Palatino Linotype" w:hAnsi="Palatino Linotype" w:cs="Times New Roman"/>
        </w:rPr>
        <w:t xml:space="preserve">During those atypical periods in which everything magically works a player is on a ‘streak’.  Streaks come in </w:t>
      </w:r>
      <w:r w:rsidR="00022891" w:rsidRPr="001F2548">
        <w:rPr>
          <w:rFonts w:ascii="Palatino Linotype" w:hAnsi="Palatino Linotype" w:cs="Times New Roman"/>
        </w:rPr>
        <w:t xml:space="preserve">different shapes, sizes </w:t>
      </w:r>
      <w:ins w:id="34" w:author="Rusu, Amalia I." w:date="2018-05-04T18:10:00Z">
        <w:r w:rsidR="0017500E">
          <w:rPr>
            <w:rFonts w:ascii="Palatino Linotype" w:hAnsi="Palatino Linotype" w:cs="Times New Roman"/>
          </w:rPr>
          <w:t>and</w:t>
        </w:r>
      </w:ins>
      <w:r w:rsidR="00022891" w:rsidRPr="001F2548">
        <w:rPr>
          <w:rFonts w:ascii="Palatino Linotype" w:hAnsi="Palatino Linotype" w:cs="Times New Roman"/>
        </w:rPr>
        <w:t xml:space="preserve"> forms – co</w:t>
      </w:r>
      <w:r w:rsidR="00CA47AD">
        <w:rPr>
          <w:rFonts w:ascii="Palatino Linotype" w:hAnsi="Palatino Linotype" w:cs="Times New Roman"/>
        </w:rPr>
        <w:t>nsider the following examples [9</w:t>
      </w:r>
      <w:r w:rsidR="00022891" w:rsidRPr="001F2548">
        <w:rPr>
          <w:rFonts w:ascii="Palatino Linotype" w:hAnsi="Palatino Linotype" w:cs="Times New Roman"/>
        </w:rPr>
        <w:t>]</w:t>
      </w:r>
    </w:p>
    <w:p w14:paraId="52CD8B0C" w14:textId="77777777" w:rsidR="00490454" w:rsidRPr="001F2548" w:rsidRDefault="00D22EC4" w:rsidP="008C3935">
      <w:pPr>
        <w:pStyle w:val="NoSpacing"/>
        <w:ind w:left="720" w:firstLine="360"/>
        <w:rPr>
          <w:rFonts w:ascii="Palatino Linotype" w:hAnsi="Palatino Linotype" w:cs="Times New Roman"/>
        </w:rPr>
      </w:pPr>
      <w:r w:rsidRPr="001F2548">
        <w:rPr>
          <w:rFonts w:ascii="Palatino Linotype" w:hAnsi="Palatino Linotype" w:cs="Times New Roman"/>
        </w:rPr>
        <w:t xml:space="preserve">1. </w:t>
      </w:r>
      <w:r w:rsidR="00022891" w:rsidRPr="001F2548">
        <w:rPr>
          <w:rFonts w:ascii="Palatino Linotype" w:hAnsi="Palatino Linotype" w:cs="Times New Roman"/>
        </w:rPr>
        <w:t>P</w:t>
      </w:r>
      <w:r w:rsidRPr="001F2548">
        <w:rPr>
          <w:rFonts w:ascii="Palatino Linotype" w:hAnsi="Palatino Linotype" w:cs="Times New Roman"/>
        </w:rPr>
        <w:t>utting:</w:t>
      </w:r>
    </w:p>
    <w:p w14:paraId="325C353C" w14:textId="77777777" w:rsidR="00022891" w:rsidRPr="001F2548" w:rsidRDefault="00FF3E04" w:rsidP="00516AF3">
      <w:pPr>
        <w:pStyle w:val="NoSpacing"/>
        <w:numPr>
          <w:ilvl w:val="7"/>
          <w:numId w:val="19"/>
        </w:numPr>
        <w:ind w:left="1800"/>
        <w:rPr>
          <w:rFonts w:ascii="Palatino Linotype" w:hAnsi="Palatino Linotype" w:cs="Times New Roman"/>
        </w:rPr>
      </w:pPr>
      <w:r w:rsidRPr="001F2548">
        <w:rPr>
          <w:rFonts w:ascii="Palatino Linotype" w:hAnsi="Palatino Linotype" w:cs="Times New Roman"/>
        </w:rPr>
        <w:t xml:space="preserve">5 holes in a row without a 3 putt: </w:t>
      </w:r>
    </w:p>
    <w:p w14:paraId="167316FE" w14:textId="77777777" w:rsidR="00490454" w:rsidRPr="001F2548" w:rsidRDefault="00022891" w:rsidP="00516AF3">
      <w:pPr>
        <w:pStyle w:val="NoSpacing"/>
        <w:numPr>
          <w:ilvl w:val="6"/>
          <w:numId w:val="19"/>
        </w:numPr>
        <w:ind w:left="1440"/>
        <w:rPr>
          <w:rFonts w:ascii="Palatino Linotype" w:hAnsi="Palatino Linotype" w:cs="Times New Roman"/>
        </w:rPr>
      </w:pPr>
      <w:r w:rsidRPr="001F2548">
        <w:rPr>
          <w:rFonts w:ascii="Palatino Linotype" w:hAnsi="Palatino Linotype" w:cs="Times New Roman"/>
        </w:rPr>
        <w:t>Driving:</w:t>
      </w:r>
    </w:p>
    <w:p w14:paraId="5845B9BB" w14:textId="77777777" w:rsidR="00022891" w:rsidRPr="001F2548" w:rsidRDefault="00022891" w:rsidP="00516AF3">
      <w:pPr>
        <w:pStyle w:val="NoSpacing"/>
        <w:numPr>
          <w:ilvl w:val="7"/>
          <w:numId w:val="19"/>
        </w:numPr>
        <w:ind w:left="1800"/>
        <w:rPr>
          <w:rFonts w:ascii="Palatino Linotype" w:hAnsi="Palatino Linotype" w:cs="Times New Roman"/>
        </w:rPr>
      </w:pPr>
      <w:r w:rsidRPr="001F2548">
        <w:rPr>
          <w:rFonts w:ascii="Palatino Linotype" w:hAnsi="Palatino Linotype" w:cs="Times New Roman"/>
        </w:rPr>
        <w:t xml:space="preserve">36 consecutive </w:t>
      </w:r>
      <w:r w:rsidR="00FF3E04" w:rsidRPr="001F2548">
        <w:rPr>
          <w:rFonts w:ascii="Palatino Linotype" w:hAnsi="Palatino Linotype" w:cs="Times New Roman"/>
        </w:rPr>
        <w:t>fairway</w:t>
      </w:r>
      <w:r w:rsidRPr="001F2548">
        <w:rPr>
          <w:rFonts w:ascii="Palatino Linotype" w:hAnsi="Palatino Linotype" w:cs="Times New Roman"/>
        </w:rPr>
        <w:t>s</w:t>
      </w:r>
      <w:r w:rsidR="00FF3E04" w:rsidRPr="001F2548">
        <w:rPr>
          <w:rFonts w:ascii="Palatino Linotype" w:hAnsi="Palatino Linotype" w:cs="Times New Roman"/>
        </w:rPr>
        <w:t xml:space="preserve"> </w:t>
      </w:r>
      <w:r w:rsidRPr="001F2548">
        <w:rPr>
          <w:rFonts w:ascii="Palatino Linotype" w:hAnsi="Palatino Linotype" w:cs="Times New Roman"/>
        </w:rPr>
        <w:t xml:space="preserve">in a row </w:t>
      </w:r>
      <w:r w:rsidR="00FF3E04" w:rsidRPr="001F2548">
        <w:rPr>
          <w:rFonts w:ascii="Palatino Linotype" w:hAnsi="Palatino Linotype" w:cs="Times New Roman"/>
        </w:rPr>
        <w:t>off the tee</w:t>
      </w:r>
    </w:p>
    <w:p w14:paraId="05F32243" w14:textId="77777777" w:rsidR="00022891" w:rsidRPr="001F2548" w:rsidRDefault="00022891" w:rsidP="00516AF3">
      <w:pPr>
        <w:pStyle w:val="NoSpacing"/>
        <w:numPr>
          <w:ilvl w:val="6"/>
          <w:numId w:val="19"/>
        </w:numPr>
        <w:ind w:left="1440"/>
        <w:rPr>
          <w:rFonts w:ascii="Palatino Linotype" w:hAnsi="Palatino Linotype" w:cs="Times New Roman"/>
        </w:rPr>
      </w:pPr>
      <w:r w:rsidRPr="001F2548">
        <w:rPr>
          <w:rFonts w:ascii="Palatino Linotype" w:hAnsi="Palatino Linotype" w:cs="Times New Roman"/>
        </w:rPr>
        <w:t>Short Game:</w:t>
      </w:r>
    </w:p>
    <w:p w14:paraId="5B762A52" w14:textId="77777777" w:rsidR="00022891" w:rsidRPr="001F2548" w:rsidRDefault="00D22EC4" w:rsidP="00516AF3">
      <w:pPr>
        <w:pStyle w:val="NoSpacing"/>
        <w:numPr>
          <w:ilvl w:val="7"/>
          <w:numId w:val="19"/>
        </w:numPr>
        <w:ind w:left="1800"/>
        <w:rPr>
          <w:rFonts w:ascii="Palatino Linotype" w:hAnsi="Palatino Linotype" w:cs="Times New Roman"/>
        </w:rPr>
      </w:pPr>
      <w:r w:rsidRPr="001F2548">
        <w:rPr>
          <w:rFonts w:ascii="Palatino Linotype" w:hAnsi="Palatino Linotype" w:cs="Times New Roman"/>
        </w:rPr>
        <w:lastRenderedPageBreak/>
        <w:t>29 consecuti</w:t>
      </w:r>
      <w:r w:rsidR="00022891" w:rsidRPr="001F2548">
        <w:rPr>
          <w:rFonts w:ascii="Palatino Linotype" w:hAnsi="Palatino Linotype" w:cs="Times New Roman"/>
        </w:rPr>
        <w:t>ve greens in regulation</w:t>
      </w:r>
    </w:p>
    <w:p w14:paraId="5F427EA7" w14:textId="77777777" w:rsidR="006F544F" w:rsidRPr="001F2548" w:rsidRDefault="006F544F" w:rsidP="00516AF3">
      <w:pPr>
        <w:pStyle w:val="NoSpacing"/>
        <w:numPr>
          <w:ilvl w:val="7"/>
          <w:numId w:val="19"/>
        </w:numPr>
        <w:ind w:left="1800"/>
        <w:rPr>
          <w:rFonts w:ascii="Palatino Linotype" w:hAnsi="Palatino Linotype" w:cs="Times New Roman"/>
        </w:rPr>
      </w:pPr>
      <w:r w:rsidRPr="001F2548">
        <w:rPr>
          <w:rFonts w:ascii="Palatino Linotype" w:hAnsi="Palatino Linotype" w:cs="Times New Roman"/>
        </w:rPr>
        <w:t>17 Up &amp; down in a row out of the sand</w:t>
      </w:r>
    </w:p>
    <w:p w14:paraId="1501B7F8" w14:textId="77777777" w:rsidR="00022891" w:rsidRPr="001F2548" w:rsidRDefault="00022891" w:rsidP="00516AF3">
      <w:pPr>
        <w:pStyle w:val="NoSpacing"/>
        <w:numPr>
          <w:ilvl w:val="6"/>
          <w:numId w:val="19"/>
        </w:numPr>
        <w:ind w:left="1440"/>
        <w:rPr>
          <w:rFonts w:ascii="Palatino Linotype" w:hAnsi="Palatino Linotype" w:cs="Times New Roman"/>
        </w:rPr>
      </w:pPr>
      <w:r w:rsidRPr="001F2548">
        <w:rPr>
          <w:rFonts w:ascii="Palatino Linotype" w:hAnsi="Palatino Linotype" w:cs="Times New Roman"/>
        </w:rPr>
        <w:t>Scoring:</w:t>
      </w:r>
    </w:p>
    <w:p w14:paraId="7DFB5CC3" w14:textId="77777777" w:rsidR="00FF3E04" w:rsidRDefault="00022891" w:rsidP="00516AF3">
      <w:pPr>
        <w:pStyle w:val="NoSpacing"/>
        <w:numPr>
          <w:ilvl w:val="7"/>
          <w:numId w:val="19"/>
        </w:numPr>
        <w:ind w:left="1800"/>
        <w:rPr>
          <w:rFonts w:ascii="Palatino Linotype" w:hAnsi="Palatino Linotype" w:cs="Times New Roman"/>
        </w:rPr>
      </w:pPr>
      <w:r w:rsidRPr="001F2548">
        <w:rPr>
          <w:rFonts w:ascii="Palatino Linotype" w:hAnsi="Palatino Linotype" w:cs="Times New Roman"/>
        </w:rPr>
        <w:t>16 rounds below par in a row</w:t>
      </w:r>
    </w:p>
    <w:p w14:paraId="13B34CBE" w14:textId="77777777" w:rsidR="00CA47AD" w:rsidRPr="001F2548" w:rsidRDefault="00CA47AD" w:rsidP="00CA47AD">
      <w:pPr>
        <w:pStyle w:val="NoSpacing"/>
        <w:ind w:left="2520"/>
        <w:rPr>
          <w:rFonts w:ascii="Palatino Linotype" w:hAnsi="Palatino Linotype" w:cs="Times New Roman"/>
        </w:rPr>
      </w:pPr>
    </w:p>
    <w:p w14:paraId="6093DF0D" w14:textId="77777777" w:rsidR="00CA47AD" w:rsidRDefault="00CA47AD" w:rsidP="008F0AE6">
      <w:pPr>
        <w:pStyle w:val="NoSpacing"/>
        <w:rPr>
          <w:rFonts w:ascii="Palatino Linotype" w:hAnsi="Palatino Linotype" w:cs="Times New Roman"/>
          <w:b/>
          <w:i/>
        </w:rPr>
      </w:pPr>
    </w:p>
    <w:p w14:paraId="06FB05E5" w14:textId="77777777" w:rsidR="00FD5C8E" w:rsidRPr="001F2548" w:rsidRDefault="00BC40EC" w:rsidP="008F0AE6">
      <w:pPr>
        <w:pStyle w:val="NoSpacing"/>
        <w:rPr>
          <w:rFonts w:ascii="Palatino Linotype" w:hAnsi="Palatino Linotype" w:cs="Times New Roman"/>
        </w:rPr>
      </w:pPr>
      <w:r w:rsidRPr="001F2548">
        <w:rPr>
          <w:rFonts w:ascii="Palatino Linotype" w:hAnsi="Palatino Linotype" w:cs="Times New Roman"/>
          <w:b/>
          <w:i/>
        </w:rPr>
        <w:t xml:space="preserve">CHAPTER 3: </w:t>
      </w:r>
      <w:commentRangeStart w:id="35"/>
      <w:r w:rsidR="00FD5C8E" w:rsidRPr="001F2548">
        <w:rPr>
          <w:rFonts w:ascii="Palatino Linotype" w:hAnsi="Palatino Linotype" w:cs="Times New Roman"/>
          <w:b/>
          <w:i/>
        </w:rPr>
        <w:t>METHODOLOGY</w:t>
      </w:r>
      <w:commentRangeEnd w:id="35"/>
      <w:r w:rsidR="008A1B96">
        <w:rPr>
          <w:rStyle w:val="CommentReference"/>
          <w:kern w:val="24"/>
        </w:rPr>
        <w:commentReference w:id="35"/>
      </w:r>
    </w:p>
    <w:p w14:paraId="687A3E24" w14:textId="63CD03D8" w:rsidR="00294088" w:rsidRDefault="001047D6" w:rsidP="00294088">
      <w:pPr>
        <w:pStyle w:val="NoSpacing"/>
        <w:ind w:left="720"/>
        <w:rPr>
          <w:rFonts w:ascii="Palatino Linotype" w:hAnsi="Palatino Linotype" w:cs="Times New Roman"/>
          <w:i/>
        </w:rPr>
      </w:pPr>
      <w:r w:rsidRPr="001F2548">
        <w:rPr>
          <w:rFonts w:ascii="Palatino Linotype" w:hAnsi="Palatino Linotype" w:cs="Times New Roman"/>
          <w:i/>
        </w:rPr>
        <w:t>A</w:t>
      </w:r>
      <w:r w:rsidR="00FD5C8E" w:rsidRPr="001F2548">
        <w:rPr>
          <w:rFonts w:ascii="Palatino Linotype" w:hAnsi="Palatino Linotype" w:cs="Times New Roman"/>
        </w:rPr>
        <w:t>pproach for mining and analyzing the data with special interest in the granularity of the data and how we</w:t>
      </w:r>
      <w:ins w:id="36" w:author="Rusu, Amalia I." w:date="2018-05-04T18:15:00Z">
        <w:r w:rsidR="008C4761">
          <w:rPr>
            <w:rFonts w:ascii="Palatino Linotype" w:hAnsi="Palatino Linotype" w:cs="Times New Roman"/>
          </w:rPr>
          <w:t xml:space="preserve"> a</w:t>
        </w:r>
      </w:ins>
      <w:r w:rsidR="00FD5C8E" w:rsidRPr="001F2548">
        <w:rPr>
          <w:rFonts w:ascii="Palatino Linotype" w:hAnsi="Palatino Linotype" w:cs="Times New Roman"/>
        </w:rPr>
        <w:t>re applying it to streaks</w:t>
      </w:r>
      <w:r w:rsidR="008A6F74">
        <w:rPr>
          <w:rFonts w:ascii="Palatino Linotype" w:hAnsi="Palatino Linotype" w:cs="Times New Roman"/>
        </w:rPr>
        <w:t>.</w:t>
      </w:r>
    </w:p>
    <w:p w14:paraId="305FB850" w14:textId="77777777" w:rsidR="00294088" w:rsidRDefault="00294088" w:rsidP="00294088">
      <w:pPr>
        <w:pStyle w:val="NoSpacing"/>
        <w:rPr>
          <w:rFonts w:ascii="Palatino Linotype" w:hAnsi="Palatino Linotype" w:cs="Times New Roman"/>
          <w:b/>
          <w:i/>
        </w:rPr>
      </w:pPr>
    </w:p>
    <w:p w14:paraId="174156D5" w14:textId="77777777" w:rsidR="00294088" w:rsidRDefault="00294088" w:rsidP="00294088">
      <w:pPr>
        <w:pStyle w:val="NoSpacing"/>
        <w:rPr>
          <w:rFonts w:ascii="Palatino Linotype" w:hAnsi="Palatino Linotype" w:cs="Times New Roman"/>
          <w:b/>
          <w:i/>
        </w:rPr>
      </w:pPr>
    </w:p>
    <w:p w14:paraId="41493777" w14:textId="35A68F14" w:rsidR="00294088" w:rsidRPr="00294088" w:rsidRDefault="00294088" w:rsidP="00294088">
      <w:pPr>
        <w:pStyle w:val="NoSpacing"/>
        <w:rPr>
          <w:rFonts w:ascii="Palatino Linotype" w:hAnsi="Palatino Linotype" w:cs="Times New Roman"/>
          <w:b/>
          <w:i/>
        </w:rPr>
      </w:pPr>
      <w:r w:rsidRPr="00294088">
        <w:rPr>
          <w:rFonts w:ascii="Palatino Linotype" w:hAnsi="Palatino Linotype" w:cs="Times New Roman"/>
          <w:b/>
          <w:i/>
        </w:rPr>
        <w:t>3.1 DATASET</w:t>
      </w:r>
    </w:p>
    <w:p w14:paraId="17BF5451" w14:textId="4048A482" w:rsidR="000D29A3" w:rsidRDefault="00294088" w:rsidP="000D29A3">
      <w:pPr>
        <w:pStyle w:val="NoSpacing"/>
        <w:ind w:left="720"/>
        <w:rPr>
          <w:rFonts w:ascii="Palatino Linotype" w:hAnsi="Palatino Linotype" w:cs="Courier New"/>
        </w:rPr>
      </w:pPr>
      <w:r>
        <w:rPr>
          <w:rFonts w:ascii="Palatino Linotype" w:hAnsi="Palatino Linotype" w:cs="Times New Roman"/>
        </w:rPr>
        <w:t>The dataset for this thesis is</w:t>
      </w:r>
      <w:r w:rsidRPr="00294088">
        <w:rPr>
          <w:rFonts w:ascii="Palatino Linotype" w:hAnsi="Palatino Linotype" w:cs="Times New Roman"/>
        </w:rPr>
        <w:t xml:space="preserve"> </w:t>
      </w:r>
      <w:r w:rsidRPr="00294088">
        <w:rPr>
          <w:rFonts w:ascii="Palatino Linotype" w:hAnsi="Palatino Linotype" w:cs="Courier New"/>
          <w:color w:val="000000"/>
          <w:shd w:val="clear" w:color="auto" w:fill="FFFFFF"/>
        </w:rPr>
        <w:t xml:space="preserve">ShotLink®: </w:t>
      </w:r>
      <w:r w:rsidRPr="00294088">
        <w:rPr>
          <w:rFonts w:ascii="Palatino Linotype" w:hAnsi="Palatino Linotype" w:cs="Courier New"/>
        </w:rPr>
        <w:t xml:space="preserve">a proprietary system owned by the PGA Tour that captures multiple data points for every golf course, event, round, and shot struck during golf competition since 2006.  </w:t>
      </w:r>
      <w:r w:rsidR="0042047E" w:rsidRPr="0042047E">
        <w:rPr>
          <w:rFonts w:ascii="Palatino Linotype" w:hAnsi="Palatino Linotype" w:cs="Courier New"/>
        </w:rPr>
        <w:t>ShotLi</w:t>
      </w:r>
      <w:r w:rsidR="000D29A3">
        <w:rPr>
          <w:rFonts w:ascii="Palatino Linotype" w:hAnsi="Palatino Linotype" w:cs="Courier New"/>
        </w:rPr>
        <w:t xml:space="preserve">nk provides </w:t>
      </w:r>
      <w:r w:rsidR="008A6F74">
        <w:rPr>
          <w:rFonts w:ascii="Palatino Linotype" w:hAnsi="Palatino Linotype" w:cs="Courier New"/>
        </w:rPr>
        <w:t>5 distinct datasets described</w:t>
      </w:r>
      <w:r w:rsidR="00CE34F7">
        <w:rPr>
          <w:rFonts w:ascii="Palatino Linotype" w:hAnsi="Palatino Linotype" w:cs="Courier New"/>
        </w:rPr>
        <w:t xml:space="preserve"> at the attribute level</w:t>
      </w:r>
      <w:r w:rsidR="008A6F74">
        <w:rPr>
          <w:rFonts w:ascii="Palatino Linotype" w:hAnsi="Palatino Linotype" w:cs="Courier New"/>
        </w:rPr>
        <w:t xml:space="preserve"> as follows</w:t>
      </w:r>
      <w:r w:rsidR="000D29A3">
        <w:rPr>
          <w:rFonts w:ascii="Palatino Linotype" w:hAnsi="Palatino Linotype" w:cs="Courier New"/>
        </w:rPr>
        <w:t>:</w:t>
      </w:r>
    </w:p>
    <w:p w14:paraId="5E820B98" w14:textId="50155272" w:rsidR="000D29A3" w:rsidRPr="00151AB7" w:rsidRDefault="000D29A3" w:rsidP="000D29A3">
      <w:pPr>
        <w:pStyle w:val="NoSpacing"/>
        <w:rPr>
          <w:rFonts w:ascii="Palatino Linotype" w:hAnsi="Palatino Linotype" w:cs="Times New Roman"/>
          <w:b/>
          <w:i/>
        </w:rPr>
      </w:pPr>
      <w:r>
        <w:rPr>
          <w:b/>
          <w:i/>
        </w:rPr>
        <w:tab/>
        <w:t>3.1.1 EVENTS:</w:t>
      </w:r>
    </w:p>
    <w:p w14:paraId="451F80D7" w14:textId="2EC38F5D" w:rsidR="003C335F" w:rsidRPr="000D29A3" w:rsidRDefault="003C335F" w:rsidP="000D29A3">
      <w:pPr>
        <w:pStyle w:val="NoSpacing"/>
        <w:ind w:left="720"/>
        <w:rPr>
          <w:rFonts w:ascii="Palatino Linotype" w:hAnsi="Palatino Linotype" w:cs="Courier New"/>
        </w:rPr>
      </w:pPr>
      <w:r>
        <w:rPr>
          <w:noProof/>
          <w:lang w:eastAsia="en-US"/>
        </w:rPr>
        <w:lastRenderedPageBreak/>
        <w:drawing>
          <wp:inline distT="0" distB="0" distL="0" distR="0" wp14:anchorId="550E88B1" wp14:editId="0D45E958">
            <wp:extent cx="594360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8125"/>
                    </a:xfrm>
                    <a:prstGeom prst="rect">
                      <a:avLst/>
                    </a:prstGeom>
                  </pic:spPr>
                </pic:pic>
              </a:graphicData>
            </a:graphic>
          </wp:inline>
        </w:drawing>
      </w:r>
    </w:p>
    <w:p w14:paraId="11748A05" w14:textId="6BA8A3EE" w:rsidR="000D29A3" w:rsidRDefault="005630B2" w:rsidP="005630B2">
      <w:pPr>
        <w:pStyle w:val="NoSpacing"/>
        <w:ind w:left="720"/>
        <w:rPr>
          <w:b/>
          <w:i/>
        </w:rPr>
      </w:pPr>
      <w:r>
        <w:rPr>
          <w:noProof/>
          <w:lang w:eastAsia="en-US"/>
        </w:rPr>
        <w:drawing>
          <wp:inline distT="0" distB="0" distL="0" distR="0" wp14:anchorId="3FA5DDEB" wp14:editId="3EE0326D">
            <wp:extent cx="5943600"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71900"/>
                    </a:xfrm>
                    <a:prstGeom prst="rect">
                      <a:avLst/>
                    </a:prstGeom>
                  </pic:spPr>
                </pic:pic>
              </a:graphicData>
            </a:graphic>
          </wp:inline>
        </w:drawing>
      </w:r>
    </w:p>
    <w:p w14:paraId="31AC4BBE" w14:textId="2F881FC7" w:rsidR="002F2C2A" w:rsidRPr="0042047E" w:rsidRDefault="000D29A3" w:rsidP="000D29A3">
      <w:pPr>
        <w:pStyle w:val="NoSpacing"/>
        <w:rPr>
          <w:rFonts w:ascii="Palatino Linotype" w:hAnsi="Palatino Linotype" w:cs="Courier New"/>
        </w:rPr>
      </w:pPr>
      <w:r>
        <w:rPr>
          <w:b/>
          <w:i/>
        </w:rPr>
        <w:lastRenderedPageBreak/>
        <w:tab/>
        <w:t>3.1.2 ROUNDS</w:t>
      </w:r>
      <w:r w:rsidR="002F2C2A">
        <w:rPr>
          <w:noProof/>
          <w:lang w:eastAsia="en-US"/>
        </w:rPr>
        <w:drawing>
          <wp:inline distT="0" distB="0" distL="0" distR="0" wp14:anchorId="5DC716D5" wp14:editId="1E8D9D98">
            <wp:extent cx="5943600" cy="3670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0300"/>
                    </a:xfrm>
                    <a:prstGeom prst="rect">
                      <a:avLst/>
                    </a:prstGeom>
                  </pic:spPr>
                </pic:pic>
              </a:graphicData>
            </a:graphic>
          </wp:inline>
        </w:drawing>
      </w:r>
    </w:p>
    <w:p w14:paraId="5E69F709" w14:textId="77777777" w:rsidR="000D29A3" w:rsidRDefault="003C335F" w:rsidP="000D29A3">
      <w:pPr>
        <w:pStyle w:val="ListParagraph"/>
        <w:spacing w:after="0" w:line="480" w:lineRule="auto"/>
        <w:ind w:left="0"/>
        <w:rPr>
          <w:b/>
          <w:i/>
        </w:rPr>
      </w:pPr>
      <w:r>
        <w:rPr>
          <w:noProof/>
          <w:lang w:eastAsia="en-US"/>
        </w:rPr>
        <w:drawing>
          <wp:inline distT="0" distB="0" distL="0" distR="0" wp14:anchorId="511433F6" wp14:editId="3AB30FCC">
            <wp:extent cx="5943600"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6200"/>
                    </a:xfrm>
                    <a:prstGeom prst="rect">
                      <a:avLst/>
                    </a:prstGeom>
                  </pic:spPr>
                </pic:pic>
              </a:graphicData>
            </a:graphic>
          </wp:inline>
        </w:drawing>
      </w:r>
    </w:p>
    <w:p w14:paraId="61E1E579" w14:textId="372D0656" w:rsidR="0042047E" w:rsidRPr="000D29A3" w:rsidRDefault="000D29A3" w:rsidP="000D29A3">
      <w:pPr>
        <w:pStyle w:val="ListParagraph"/>
        <w:spacing w:after="0" w:line="480" w:lineRule="auto"/>
        <w:ind w:left="0"/>
        <w:rPr>
          <w:rFonts w:ascii="Palatino Linotype" w:hAnsi="Palatino Linotype" w:cs="Courier New"/>
        </w:rPr>
      </w:pPr>
      <w:r>
        <w:rPr>
          <w:b/>
          <w:i/>
        </w:rPr>
        <w:lastRenderedPageBreak/>
        <w:tab/>
        <w:t>3.1.3</w:t>
      </w:r>
      <w:r>
        <w:rPr>
          <w:b/>
          <w:i/>
        </w:rPr>
        <w:t xml:space="preserve"> </w:t>
      </w:r>
      <w:r>
        <w:rPr>
          <w:b/>
          <w:i/>
        </w:rPr>
        <w:t>HOLE</w:t>
      </w:r>
      <w:r w:rsidR="00EF4536">
        <w:rPr>
          <w:b/>
          <w:i/>
        </w:rPr>
        <w:t>S</w:t>
      </w:r>
    </w:p>
    <w:p w14:paraId="244DBBB2" w14:textId="541D06DE" w:rsidR="002F2C2A" w:rsidRPr="0042047E" w:rsidRDefault="002F2C2A" w:rsidP="002F2C2A">
      <w:pPr>
        <w:pStyle w:val="ListParagraph"/>
        <w:spacing w:after="0" w:line="480" w:lineRule="auto"/>
        <w:ind w:left="1440"/>
        <w:rPr>
          <w:rFonts w:ascii="Palatino Linotype" w:hAnsi="Palatino Linotype" w:cs="Courier New"/>
        </w:rPr>
      </w:pPr>
      <w:r>
        <w:rPr>
          <w:noProof/>
          <w:lang w:eastAsia="en-US"/>
        </w:rPr>
        <w:drawing>
          <wp:inline distT="0" distB="0" distL="0" distR="0" wp14:anchorId="789D58D9" wp14:editId="476673BE">
            <wp:extent cx="5829300" cy="421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9300" cy="4219575"/>
                    </a:xfrm>
                    <a:prstGeom prst="rect">
                      <a:avLst/>
                    </a:prstGeom>
                  </pic:spPr>
                </pic:pic>
              </a:graphicData>
            </a:graphic>
          </wp:inline>
        </w:drawing>
      </w:r>
    </w:p>
    <w:p w14:paraId="573F74E6" w14:textId="77777777" w:rsidR="000D29A3" w:rsidRDefault="000D29A3" w:rsidP="000D29A3">
      <w:pPr>
        <w:pStyle w:val="NoSpacing"/>
        <w:rPr>
          <w:b/>
          <w:i/>
        </w:rPr>
      </w:pPr>
    </w:p>
    <w:p w14:paraId="2DF1E268" w14:textId="77777777" w:rsidR="000D29A3" w:rsidRDefault="000D29A3" w:rsidP="000D29A3">
      <w:pPr>
        <w:pStyle w:val="NoSpacing"/>
        <w:rPr>
          <w:b/>
          <w:i/>
        </w:rPr>
      </w:pPr>
    </w:p>
    <w:p w14:paraId="0C76BA25" w14:textId="77777777" w:rsidR="000D29A3" w:rsidRDefault="000D29A3" w:rsidP="000D29A3">
      <w:pPr>
        <w:pStyle w:val="NoSpacing"/>
        <w:rPr>
          <w:b/>
          <w:i/>
        </w:rPr>
      </w:pPr>
    </w:p>
    <w:p w14:paraId="1A91592D" w14:textId="77777777" w:rsidR="000D29A3" w:rsidRDefault="000D29A3" w:rsidP="000D29A3">
      <w:pPr>
        <w:pStyle w:val="NoSpacing"/>
        <w:rPr>
          <w:b/>
          <w:i/>
        </w:rPr>
      </w:pPr>
    </w:p>
    <w:p w14:paraId="757DC849" w14:textId="77777777" w:rsidR="000D29A3" w:rsidRDefault="000D29A3" w:rsidP="000D29A3">
      <w:pPr>
        <w:pStyle w:val="NoSpacing"/>
        <w:rPr>
          <w:b/>
          <w:i/>
        </w:rPr>
      </w:pPr>
    </w:p>
    <w:p w14:paraId="67403F31" w14:textId="77777777" w:rsidR="000D29A3" w:rsidRDefault="000D29A3" w:rsidP="000D29A3">
      <w:pPr>
        <w:pStyle w:val="NoSpacing"/>
        <w:rPr>
          <w:b/>
          <w:i/>
        </w:rPr>
      </w:pPr>
    </w:p>
    <w:p w14:paraId="11B49337" w14:textId="77777777" w:rsidR="000D29A3" w:rsidRDefault="000D29A3" w:rsidP="000D29A3">
      <w:pPr>
        <w:pStyle w:val="NoSpacing"/>
        <w:rPr>
          <w:b/>
          <w:i/>
        </w:rPr>
      </w:pPr>
    </w:p>
    <w:p w14:paraId="30EC59DB" w14:textId="77777777" w:rsidR="000D29A3" w:rsidRDefault="000D29A3" w:rsidP="000D29A3">
      <w:pPr>
        <w:pStyle w:val="NoSpacing"/>
        <w:rPr>
          <w:b/>
          <w:i/>
        </w:rPr>
      </w:pPr>
    </w:p>
    <w:p w14:paraId="0971C210" w14:textId="77777777" w:rsidR="000D29A3" w:rsidRDefault="000D29A3" w:rsidP="000D29A3">
      <w:pPr>
        <w:pStyle w:val="NoSpacing"/>
        <w:rPr>
          <w:b/>
          <w:i/>
        </w:rPr>
      </w:pPr>
    </w:p>
    <w:p w14:paraId="53CB6124" w14:textId="77777777" w:rsidR="000D29A3" w:rsidRDefault="000D29A3" w:rsidP="000D29A3">
      <w:pPr>
        <w:pStyle w:val="NoSpacing"/>
        <w:rPr>
          <w:b/>
          <w:i/>
        </w:rPr>
      </w:pPr>
    </w:p>
    <w:p w14:paraId="6F348375" w14:textId="77777777" w:rsidR="000D29A3" w:rsidRDefault="000D29A3" w:rsidP="000D29A3">
      <w:pPr>
        <w:pStyle w:val="NoSpacing"/>
        <w:rPr>
          <w:b/>
          <w:i/>
        </w:rPr>
      </w:pPr>
    </w:p>
    <w:p w14:paraId="6EDA1022" w14:textId="77777777" w:rsidR="000D29A3" w:rsidRDefault="000D29A3" w:rsidP="000D29A3">
      <w:pPr>
        <w:pStyle w:val="NoSpacing"/>
        <w:rPr>
          <w:b/>
          <w:i/>
        </w:rPr>
      </w:pPr>
    </w:p>
    <w:p w14:paraId="26F94C52" w14:textId="50A06B34" w:rsidR="000D29A3" w:rsidRPr="00151AB7" w:rsidRDefault="000D29A3" w:rsidP="000D29A3">
      <w:pPr>
        <w:pStyle w:val="NoSpacing"/>
        <w:rPr>
          <w:rFonts w:ascii="Palatino Linotype" w:hAnsi="Palatino Linotype" w:cs="Times New Roman"/>
          <w:b/>
          <w:i/>
        </w:rPr>
      </w:pPr>
      <w:r>
        <w:rPr>
          <w:b/>
          <w:i/>
        </w:rPr>
        <w:lastRenderedPageBreak/>
        <w:tab/>
        <w:t>3.1.4</w:t>
      </w:r>
      <w:r>
        <w:rPr>
          <w:b/>
          <w:i/>
        </w:rPr>
        <w:t xml:space="preserve"> </w:t>
      </w:r>
      <w:r>
        <w:rPr>
          <w:b/>
          <w:i/>
        </w:rPr>
        <w:t>SHOT</w:t>
      </w:r>
      <w:r w:rsidR="00EF4536">
        <w:rPr>
          <w:b/>
          <w:i/>
        </w:rPr>
        <w:t>S</w:t>
      </w:r>
    </w:p>
    <w:p w14:paraId="4B367882" w14:textId="77777777" w:rsidR="000D29A3" w:rsidRDefault="002F2C2A" w:rsidP="003F5324">
      <w:pPr>
        <w:pStyle w:val="NoSpacing"/>
        <w:ind w:left="720"/>
        <w:rPr>
          <w:b/>
          <w:i/>
        </w:rPr>
      </w:pPr>
      <w:r>
        <w:rPr>
          <w:noProof/>
          <w:lang w:eastAsia="en-US"/>
        </w:rPr>
        <w:drawing>
          <wp:inline distT="0" distB="0" distL="0" distR="0" wp14:anchorId="3C466165" wp14:editId="731345E4">
            <wp:extent cx="5791200" cy="4181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4181475"/>
                    </a:xfrm>
                    <a:prstGeom prst="rect">
                      <a:avLst/>
                    </a:prstGeom>
                  </pic:spPr>
                </pic:pic>
              </a:graphicData>
            </a:graphic>
          </wp:inline>
        </w:drawing>
      </w:r>
      <w:r w:rsidR="000D29A3">
        <w:rPr>
          <w:b/>
          <w:i/>
        </w:rPr>
        <w:tab/>
      </w:r>
    </w:p>
    <w:p w14:paraId="0FBCF6AE" w14:textId="77777777" w:rsidR="000D29A3" w:rsidRDefault="000D29A3" w:rsidP="000D29A3">
      <w:pPr>
        <w:pStyle w:val="NoSpacing"/>
        <w:rPr>
          <w:b/>
          <w:i/>
        </w:rPr>
      </w:pPr>
    </w:p>
    <w:p w14:paraId="79934E12" w14:textId="77777777" w:rsidR="000D29A3" w:rsidRDefault="000D29A3" w:rsidP="000D29A3">
      <w:pPr>
        <w:pStyle w:val="NoSpacing"/>
        <w:rPr>
          <w:b/>
          <w:i/>
        </w:rPr>
      </w:pPr>
    </w:p>
    <w:p w14:paraId="4321FC6F" w14:textId="77777777" w:rsidR="000D29A3" w:rsidRDefault="000D29A3" w:rsidP="000D29A3">
      <w:pPr>
        <w:pStyle w:val="NoSpacing"/>
        <w:rPr>
          <w:b/>
          <w:i/>
        </w:rPr>
      </w:pPr>
    </w:p>
    <w:p w14:paraId="6AE0C4FC" w14:textId="77777777" w:rsidR="000D29A3" w:rsidRDefault="000D29A3" w:rsidP="000D29A3">
      <w:pPr>
        <w:pStyle w:val="NoSpacing"/>
        <w:rPr>
          <w:b/>
          <w:i/>
        </w:rPr>
      </w:pPr>
    </w:p>
    <w:p w14:paraId="19B1C3A6" w14:textId="77777777" w:rsidR="000D29A3" w:rsidRDefault="000D29A3" w:rsidP="000D29A3">
      <w:pPr>
        <w:pStyle w:val="NoSpacing"/>
        <w:rPr>
          <w:b/>
          <w:i/>
        </w:rPr>
      </w:pPr>
    </w:p>
    <w:p w14:paraId="4AFA37C1" w14:textId="77777777" w:rsidR="000D29A3" w:rsidRDefault="000D29A3" w:rsidP="000D29A3">
      <w:pPr>
        <w:pStyle w:val="NoSpacing"/>
        <w:rPr>
          <w:b/>
          <w:i/>
        </w:rPr>
      </w:pPr>
    </w:p>
    <w:p w14:paraId="1DC1031F" w14:textId="77777777" w:rsidR="000D29A3" w:rsidRDefault="000D29A3" w:rsidP="000D29A3">
      <w:pPr>
        <w:pStyle w:val="NoSpacing"/>
        <w:rPr>
          <w:b/>
          <w:i/>
        </w:rPr>
      </w:pPr>
    </w:p>
    <w:p w14:paraId="567A6DB2" w14:textId="77777777" w:rsidR="000D29A3" w:rsidRDefault="000D29A3" w:rsidP="000D29A3">
      <w:pPr>
        <w:pStyle w:val="NoSpacing"/>
        <w:rPr>
          <w:b/>
          <w:i/>
        </w:rPr>
      </w:pPr>
    </w:p>
    <w:p w14:paraId="67A20598" w14:textId="77777777" w:rsidR="000D29A3" w:rsidRDefault="000D29A3" w:rsidP="000D29A3">
      <w:pPr>
        <w:pStyle w:val="NoSpacing"/>
        <w:rPr>
          <w:b/>
          <w:i/>
        </w:rPr>
      </w:pPr>
    </w:p>
    <w:p w14:paraId="037228EE" w14:textId="77777777" w:rsidR="000D29A3" w:rsidRDefault="000D29A3" w:rsidP="000D29A3">
      <w:pPr>
        <w:pStyle w:val="NoSpacing"/>
        <w:rPr>
          <w:b/>
          <w:i/>
        </w:rPr>
      </w:pPr>
    </w:p>
    <w:p w14:paraId="4B50C54C" w14:textId="77777777" w:rsidR="000D29A3" w:rsidRDefault="000D29A3" w:rsidP="000D29A3">
      <w:pPr>
        <w:pStyle w:val="NoSpacing"/>
        <w:rPr>
          <w:b/>
          <w:i/>
        </w:rPr>
      </w:pPr>
    </w:p>
    <w:p w14:paraId="393EC696" w14:textId="77777777" w:rsidR="000D29A3" w:rsidRDefault="000D29A3" w:rsidP="000D29A3">
      <w:pPr>
        <w:pStyle w:val="NoSpacing"/>
        <w:rPr>
          <w:b/>
          <w:i/>
        </w:rPr>
      </w:pPr>
    </w:p>
    <w:p w14:paraId="3697E5AC" w14:textId="4518E818" w:rsidR="000D29A3" w:rsidRPr="00151AB7" w:rsidRDefault="000D29A3" w:rsidP="000D29A3">
      <w:pPr>
        <w:pStyle w:val="NoSpacing"/>
        <w:rPr>
          <w:rFonts w:ascii="Palatino Linotype" w:hAnsi="Palatino Linotype" w:cs="Times New Roman"/>
          <w:b/>
          <w:i/>
        </w:rPr>
      </w:pPr>
      <w:r>
        <w:rPr>
          <w:b/>
          <w:i/>
        </w:rPr>
        <w:lastRenderedPageBreak/>
        <w:tab/>
        <w:t>3.1.5</w:t>
      </w:r>
      <w:r>
        <w:rPr>
          <w:b/>
          <w:i/>
        </w:rPr>
        <w:t xml:space="preserve"> </w:t>
      </w:r>
      <w:r>
        <w:rPr>
          <w:b/>
          <w:i/>
        </w:rPr>
        <w:t>EVENT</w:t>
      </w:r>
      <w:r w:rsidR="00EF4536">
        <w:rPr>
          <w:b/>
          <w:i/>
        </w:rPr>
        <w:t>S</w:t>
      </w:r>
    </w:p>
    <w:p w14:paraId="4871A2FF" w14:textId="5ED543D3" w:rsidR="003C335F" w:rsidRPr="0042047E" w:rsidRDefault="003C335F" w:rsidP="000D29A3">
      <w:pPr>
        <w:pStyle w:val="ListParagraph"/>
        <w:spacing w:after="0" w:line="480" w:lineRule="auto"/>
        <w:ind w:left="1440"/>
        <w:rPr>
          <w:rFonts w:ascii="Palatino Linotype" w:hAnsi="Palatino Linotype" w:cs="Courier New"/>
        </w:rPr>
      </w:pPr>
      <w:r>
        <w:rPr>
          <w:noProof/>
          <w:lang w:eastAsia="en-US"/>
        </w:rPr>
        <w:drawing>
          <wp:inline distT="0" distB="0" distL="0" distR="0" wp14:anchorId="07C13DC7" wp14:editId="1963F2B4">
            <wp:extent cx="5943600" cy="4558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58665"/>
                    </a:xfrm>
                    <a:prstGeom prst="rect">
                      <a:avLst/>
                    </a:prstGeom>
                  </pic:spPr>
                </pic:pic>
              </a:graphicData>
            </a:graphic>
          </wp:inline>
        </w:drawing>
      </w:r>
    </w:p>
    <w:p w14:paraId="4FCADA80" w14:textId="47A20644" w:rsidR="0067500C" w:rsidRDefault="003C335F" w:rsidP="003F5324">
      <w:pPr>
        <w:pStyle w:val="NoSpacing"/>
        <w:ind w:left="720"/>
        <w:rPr>
          <w:rFonts w:ascii="Palatino Linotype" w:hAnsi="Palatino Linotype" w:cs="Times New Roman"/>
          <w:b/>
          <w:i/>
        </w:rPr>
      </w:pPr>
      <w:r>
        <w:rPr>
          <w:noProof/>
          <w:lang w:eastAsia="en-US"/>
        </w:rPr>
        <w:drawing>
          <wp:inline distT="0" distB="0" distL="0" distR="0" wp14:anchorId="2DD72A28" wp14:editId="32791700">
            <wp:extent cx="4638675" cy="1571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675" cy="1571625"/>
                    </a:xfrm>
                    <a:prstGeom prst="rect">
                      <a:avLst/>
                    </a:prstGeom>
                  </pic:spPr>
                </pic:pic>
              </a:graphicData>
            </a:graphic>
          </wp:inline>
        </w:drawing>
      </w:r>
    </w:p>
    <w:p w14:paraId="0F622451" w14:textId="77777777" w:rsidR="0042047E" w:rsidRDefault="0042047E" w:rsidP="0067500C">
      <w:pPr>
        <w:pStyle w:val="NoSpacing"/>
        <w:rPr>
          <w:rFonts w:ascii="Palatino Linotype" w:hAnsi="Palatino Linotype" w:cs="Times New Roman"/>
          <w:b/>
          <w:i/>
        </w:rPr>
      </w:pPr>
    </w:p>
    <w:p w14:paraId="19A168DA" w14:textId="10DB62AF" w:rsidR="0067500C" w:rsidRPr="00294088" w:rsidRDefault="0067500C" w:rsidP="0067500C">
      <w:pPr>
        <w:pStyle w:val="NoSpacing"/>
        <w:rPr>
          <w:rFonts w:ascii="Palatino Linotype" w:hAnsi="Palatino Linotype" w:cs="Times New Roman"/>
          <w:b/>
          <w:i/>
        </w:rPr>
      </w:pPr>
      <w:r>
        <w:rPr>
          <w:rFonts w:ascii="Palatino Linotype" w:hAnsi="Palatino Linotype" w:cs="Times New Roman"/>
          <w:b/>
          <w:i/>
        </w:rPr>
        <w:t>3.2</w:t>
      </w:r>
      <w:r w:rsidRPr="00294088">
        <w:rPr>
          <w:rFonts w:ascii="Palatino Linotype" w:hAnsi="Palatino Linotype" w:cs="Times New Roman"/>
          <w:b/>
          <w:i/>
        </w:rPr>
        <w:t xml:space="preserve"> </w:t>
      </w:r>
      <w:r>
        <w:rPr>
          <w:rFonts w:ascii="Palatino Linotype" w:hAnsi="Palatino Linotype" w:cs="Times New Roman"/>
          <w:b/>
          <w:i/>
        </w:rPr>
        <w:t>DATA MINING AND ANALYZING</w:t>
      </w:r>
    </w:p>
    <w:p w14:paraId="2410C8F6" w14:textId="0C146439" w:rsidR="00294088" w:rsidRDefault="00294088" w:rsidP="00294088">
      <w:pPr>
        <w:pStyle w:val="NoSpacing"/>
        <w:numPr>
          <w:ilvl w:val="0"/>
          <w:numId w:val="17"/>
        </w:numPr>
        <w:rPr>
          <w:rFonts w:ascii="Palatino Linotype" w:hAnsi="Palatino Linotype" w:cs="Times New Roman"/>
        </w:rPr>
      </w:pPr>
      <w:r>
        <w:rPr>
          <w:rFonts w:ascii="Palatino Linotype" w:hAnsi="Palatino Linotype" w:cs="Times New Roman"/>
        </w:rPr>
        <w:t>Data Mining</w:t>
      </w:r>
    </w:p>
    <w:p w14:paraId="5A983C5C" w14:textId="77777777" w:rsidR="00294088" w:rsidRDefault="008420AE" w:rsidP="00294088">
      <w:pPr>
        <w:pStyle w:val="NoSpacing"/>
        <w:numPr>
          <w:ilvl w:val="1"/>
          <w:numId w:val="17"/>
        </w:numPr>
        <w:rPr>
          <w:rFonts w:ascii="Palatino Linotype" w:hAnsi="Palatino Linotype" w:cs="Times New Roman"/>
        </w:rPr>
      </w:pPr>
      <w:r w:rsidRPr="00294088">
        <w:rPr>
          <w:rFonts w:ascii="Palatino Linotype" w:hAnsi="Palatino Linotype" w:cs="Times New Roman"/>
        </w:rPr>
        <w:t>Build database</w:t>
      </w:r>
    </w:p>
    <w:p w14:paraId="2045931D" w14:textId="77777777" w:rsidR="00294088" w:rsidRDefault="008420AE" w:rsidP="00294088">
      <w:pPr>
        <w:pStyle w:val="NoSpacing"/>
        <w:numPr>
          <w:ilvl w:val="1"/>
          <w:numId w:val="17"/>
        </w:numPr>
        <w:rPr>
          <w:rFonts w:ascii="Palatino Linotype" w:hAnsi="Palatino Linotype" w:cs="Times New Roman"/>
        </w:rPr>
      </w:pPr>
      <w:r w:rsidRPr="00294088">
        <w:rPr>
          <w:rFonts w:ascii="Palatino Linotype" w:hAnsi="Palatino Linotype" w:cs="Times New Roman"/>
        </w:rPr>
        <w:t>Generate data mining model</w:t>
      </w:r>
    </w:p>
    <w:p w14:paraId="0B4B954B" w14:textId="1BF4FAC8" w:rsidR="003F1E3F" w:rsidRPr="00294088" w:rsidRDefault="00C83CD2" w:rsidP="00294088">
      <w:pPr>
        <w:pStyle w:val="NoSpacing"/>
        <w:numPr>
          <w:ilvl w:val="1"/>
          <w:numId w:val="17"/>
        </w:numPr>
        <w:rPr>
          <w:rFonts w:ascii="Palatino Linotype" w:hAnsi="Palatino Linotype" w:cs="Times New Roman"/>
        </w:rPr>
      </w:pPr>
      <w:r w:rsidRPr="00294088">
        <w:rPr>
          <w:rFonts w:ascii="Palatino Linotype" w:hAnsi="Palatino Linotype" w:cs="Times New Roman"/>
        </w:rPr>
        <w:lastRenderedPageBreak/>
        <w:t xml:space="preserve">Explore mining </w:t>
      </w:r>
      <w:r w:rsidR="00F56268" w:rsidRPr="00294088">
        <w:rPr>
          <w:rFonts w:ascii="Palatino Linotype" w:hAnsi="Palatino Linotype" w:cs="Times New Roman"/>
        </w:rPr>
        <w:t>algorithms [</w:t>
      </w:r>
      <w:r w:rsidRPr="00294088">
        <w:rPr>
          <w:rFonts w:ascii="Palatino Linotype" w:hAnsi="Palatino Linotype" w:cs="Times New Roman"/>
        </w:rPr>
        <w:t>1] to identify patterns, classify information and produce our base data mining model</w:t>
      </w:r>
    </w:p>
    <w:p w14:paraId="47EBC8C4" w14:textId="77777777" w:rsidR="00F6508E" w:rsidRDefault="008420AE" w:rsidP="00F6508E">
      <w:pPr>
        <w:pStyle w:val="NoSpacing"/>
        <w:numPr>
          <w:ilvl w:val="0"/>
          <w:numId w:val="17"/>
        </w:numPr>
        <w:rPr>
          <w:rFonts w:ascii="Palatino Linotype" w:hAnsi="Palatino Linotype" w:cs="Times New Roman"/>
        </w:rPr>
      </w:pPr>
      <w:r w:rsidRPr="001F2548">
        <w:rPr>
          <w:rFonts w:ascii="Palatino Linotype" w:hAnsi="Palatino Linotype" w:cs="Times New Roman"/>
        </w:rPr>
        <w:t>Build scoring engine</w:t>
      </w:r>
    </w:p>
    <w:p w14:paraId="0ADD428A" w14:textId="1BAB4729" w:rsidR="001047D6" w:rsidRPr="00F6508E" w:rsidRDefault="001047D6" w:rsidP="00F6508E">
      <w:pPr>
        <w:pStyle w:val="NoSpacing"/>
        <w:numPr>
          <w:ilvl w:val="1"/>
          <w:numId w:val="17"/>
        </w:numPr>
        <w:rPr>
          <w:rFonts w:ascii="Palatino Linotype" w:hAnsi="Palatino Linotype" w:cs="Times New Roman"/>
        </w:rPr>
      </w:pPr>
      <w:r w:rsidRPr="00F6508E">
        <w:rPr>
          <w:rFonts w:ascii="Palatino Linotype" w:hAnsi="Palatino Linotype" w:cs="Times New Roman"/>
        </w:rPr>
        <w:t>U</w:t>
      </w:r>
      <w:r w:rsidR="00C83CD2" w:rsidRPr="00F6508E">
        <w:rPr>
          <w:rFonts w:ascii="Palatino Linotype" w:hAnsi="Palatino Linotype" w:cs="Times New Roman"/>
        </w:rPr>
        <w:t xml:space="preserve">se </w:t>
      </w:r>
      <w:r w:rsidR="003F1E3F" w:rsidRPr="00F6508E">
        <w:rPr>
          <w:rFonts w:ascii="Palatino Linotype" w:hAnsi="Palatino Linotype" w:cs="Times New Roman"/>
        </w:rPr>
        <w:t xml:space="preserve">mining </w:t>
      </w:r>
      <w:r w:rsidR="00C83CD2" w:rsidRPr="00F6508E">
        <w:rPr>
          <w:rFonts w:ascii="Palatino Linotype" w:hAnsi="Palatino Linotype" w:cs="Times New Roman"/>
        </w:rPr>
        <w:t xml:space="preserve">model to make predictions on new data by running the new data through the model and assigning values to specified data points.  </w:t>
      </w:r>
    </w:p>
    <w:p w14:paraId="654E57A3" w14:textId="77777777" w:rsidR="001047D6" w:rsidRPr="001F2548" w:rsidRDefault="008420AE" w:rsidP="00294088">
      <w:pPr>
        <w:pStyle w:val="NoSpacing"/>
        <w:numPr>
          <w:ilvl w:val="0"/>
          <w:numId w:val="17"/>
        </w:numPr>
        <w:rPr>
          <w:rFonts w:ascii="Palatino Linotype" w:hAnsi="Palatino Linotype" w:cs="Times New Roman"/>
        </w:rPr>
      </w:pPr>
      <w:r w:rsidRPr="001F2548">
        <w:rPr>
          <w:rFonts w:ascii="Palatino Linotype" w:hAnsi="Palatino Linotype" w:cs="Times New Roman"/>
        </w:rPr>
        <w:t>Design and develop player based system</w:t>
      </w:r>
    </w:p>
    <w:p w14:paraId="0984E834" w14:textId="49446507" w:rsidR="001047D6" w:rsidRPr="001F2548" w:rsidRDefault="001047D6" w:rsidP="00F6508E">
      <w:pPr>
        <w:pStyle w:val="NoSpacing"/>
        <w:numPr>
          <w:ilvl w:val="1"/>
          <w:numId w:val="17"/>
        </w:numPr>
        <w:rPr>
          <w:rFonts w:ascii="Palatino Linotype" w:hAnsi="Palatino Linotype" w:cs="Times New Roman"/>
        </w:rPr>
      </w:pPr>
      <w:r w:rsidRPr="001F2548">
        <w:rPr>
          <w:rFonts w:ascii="Palatino Linotype" w:hAnsi="Palatino Linotype" w:cs="Times New Roman"/>
        </w:rPr>
        <w:t>T</w:t>
      </w:r>
      <w:r w:rsidR="00E24EC7" w:rsidRPr="001F2548">
        <w:rPr>
          <w:rFonts w:ascii="Palatino Linotype" w:hAnsi="Palatino Linotype" w:cs="Times New Roman"/>
        </w:rPr>
        <w:t>ake as input a set of data points from the user through a questionnaire int</w:t>
      </w:r>
      <w:r w:rsidRPr="001F2548">
        <w:rPr>
          <w:rFonts w:ascii="Palatino Linotype" w:hAnsi="Palatino Linotype" w:cs="Times New Roman"/>
        </w:rPr>
        <w:t>erface</w:t>
      </w:r>
    </w:p>
    <w:p w14:paraId="4ACCBA27" w14:textId="77777777" w:rsidR="001047D6" w:rsidRPr="001F2548" w:rsidRDefault="001047D6" w:rsidP="00F6508E">
      <w:pPr>
        <w:pStyle w:val="NoSpacing"/>
        <w:numPr>
          <w:ilvl w:val="1"/>
          <w:numId w:val="17"/>
        </w:numPr>
        <w:rPr>
          <w:rFonts w:ascii="Palatino Linotype" w:hAnsi="Palatino Linotype" w:cs="Times New Roman"/>
        </w:rPr>
      </w:pPr>
      <w:r w:rsidRPr="001F2548">
        <w:rPr>
          <w:rFonts w:ascii="Palatino Linotype" w:hAnsi="Palatino Linotype" w:cs="Times New Roman"/>
        </w:rPr>
        <w:t>R</w:t>
      </w:r>
      <w:r w:rsidR="00E24EC7" w:rsidRPr="001F2548">
        <w:rPr>
          <w:rFonts w:ascii="Palatino Linotype" w:hAnsi="Palatino Linotype" w:cs="Times New Roman"/>
        </w:rPr>
        <w:t xml:space="preserve">un those data points through the base model, </w:t>
      </w:r>
    </w:p>
    <w:p w14:paraId="2B0E4AE7" w14:textId="5F3EE712" w:rsidR="0011633A" w:rsidRPr="001F2548" w:rsidRDefault="001047D6" w:rsidP="00F6508E">
      <w:pPr>
        <w:pStyle w:val="NoSpacing"/>
        <w:numPr>
          <w:ilvl w:val="1"/>
          <w:numId w:val="17"/>
        </w:numPr>
        <w:rPr>
          <w:rFonts w:ascii="Palatino Linotype" w:hAnsi="Palatino Linotype" w:cs="Times New Roman"/>
        </w:rPr>
      </w:pPr>
      <w:r w:rsidRPr="001F2548">
        <w:rPr>
          <w:rFonts w:ascii="Palatino Linotype" w:hAnsi="Palatino Linotype" w:cs="Times New Roman"/>
        </w:rPr>
        <w:t>A</w:t>
      </w:r>
      <w:r w:rsidR="00E24EC7" w:rsidRPr="001F2548">
        <w:rPr>
          <w:rFonts w:ascii="Palatino Linotype" w:hAnsi="Palatino Linotype" w:cs="Times New Roman"/>
        </w:rPr>
        <w:t>pply the scoring engine to t</w:t>
      </w:r>
      <w:r w:rsidRPr="001F2548">
        <w:rPr>
          <w:rFonts w:ascii="Palatino Linotype" w:hAnsi="Palatino Linotype" w:cs="Times New Roman"/>
        </w:rPr>
        <w:t>he results and produce a report revealing</w:t>
      </w:r>
      <w:r w:rsidR="00F6508E">
        <w:rPr>
          <w:rFonts w:ascii="Palatino Linotype" w:hAnsi="Palatino Linotype" w:cs="Times New Roman"/>
        </w:rPr>
        <w:t>:</w:t>
      </w:r>
    </w:p>
    <w:p w14:paraId="5E5C4680" w14:textId="67734EEF" w:rsidR="0011633A" w:rsidRPr="001F2548" w:rsidRDefault="00F6508E" w:rsidP="00516AF3">
      <w:pPr>
        <w:pStyle w:val="NoSpacing"/>
        <w:numPr>
          <w:ilvl w:val="3"/>
          <w:numId w:val="17"/>
        </w:numPr>
        <w:ind w:left="3960"/>
        <w:rPr>
          <w:rFonts w:ascii="Palatino Linotype" w:hAnsi="Palatino Linotype" w:cs="Times New Roman"/>
        </w:rPr>
      </w:pPr>
      <w:r>
        <w:rPr>
          <w:rFonts w:ascii="Palatino Linotype" w:hAnsi="Palatino Linotype" w:cs="Times New Roman"/>
        </w:rPr>
        <w:t>T</w:t>
      </w:r>
      <w:r w:rsidR="00E24EC7" w:rsidRPr="001F2548">
        <w:rPr>
          <w:rFonts w:ascii="Palatino Linotype" w:hAnsi="Palatino Linotype" w:cs="Times New Roman"/>
        </w:rPr>
        <w:t xml:space="preserve">he </w:t>
      </w:r>
      <w:r w:rsidR="001047D6" w:rsidRPr="001F2548">
        <w:rPr>
          <w:rFonts w:ascii="Palatino Linotype" w:hAnsi="Palatino Linotype" w:cs="Times New Roman"/>
        </w:rPr>
        <w:t>impact of given data points</w:t>
      </w:r>
    </w:p>
    <w:p w14:paraId="15097A63" w14:textId="77777777" w:rsidR="001047D6" w:rsidRPr="001F2548" w:rsidRDefault="00F56268" w:rsidP="00516AF3">
      <w:pPr>
        <w:pStyle w:val="NoSpacing"/>
        <w:numPr>
          <w:ilvl w:val="3"/>
          <w:numId w:val="17"/>
        </w:numPr>
        <w:ind w:left="3960"/>
        <w:rPr>
          <w:rFonts w:ascii="Palatino Linotype" w:hAnsi="Palatino Linotype" w:cs="Times New Roman"/>
        </w:rPr>
      </w:pPr>
      <w:r w:rsidRPr="001F2548">
        <w:rPr>
          <w:rFonts w:ascii="Palatino Linotype" w:hAnsi="Palatino Linotype" w:cs="Times New Roman"/>
        </w:rPr>
        <w:t>Recommendations</w:t>
      </w:r>
      <w:r w:rsidR="00E24EC7" w:rsidRPr="001F2548">
        <w:rPr>
          <w:rFonts w:ascii="Palatino Linotype" w:hAnsi="Palatino Linotype" w:cs="Times New Roman"/>
        </w:rPr>
        <w:t xml:space="preserve"> on how </w:t>
      </w:r>
      <w:r w:rsidR="001047D6" w:rsidRPr="001F2548">
        <w:rPr>
          <w:rFonts w:ascii="Palatino Linotype" w:hAnsi="Palatino Linotype" w:cs="Times New Roman"/>
        </w:rPr>
        <w:t>to engage and sustain streaks.</w:t>
      </w:r>
    </w:p>
    <w:p w14:paraId="27A8F24C" w14:textId="77777777" w:rsidR="00E24EC7" w:rsidRPr="001F2548" w:rsidRDefault="001047D6" w:rsidP="00F6508E">
      <w:pPr>
        <w:pStyle w:val="NoSpacing"/>
        <w:numPr>
          <w:ilvl w:val="1"/>
          <w:numId w:val="17"/>
        </w:numPr>
        <w:rPr>
          <w:rFonts w:ascii="Palatino Linotype" w:hAnsi="Palatino Linotype" w:cs="Times New Roman"/>
        </w:rPr>
      </w:pPr>
      <w:r w:rsidRPr="001F2548">
        <w:rPr>
          <w:rFonts w:ascii="Palatino Linotype" w:hAnsi="Palatino Linotype" w:cs="Times New Roman"/>
        </w:rPr>
        <w:t>P</w:t>
      </w:r>
      <w:r w:rsidR="00E24EC7" w:rsidRPr="001F2548">
        <w:rPr>
          <w:rFonts w:ascii="Palatino Linotype" w:hAnsi="Palatino Linotype" w:cs="Times New Roman"/>
        </w:rPr>
        <w:t>otential to expand the user based system to accept a complete data set with which a dedicated model can be produced for more granular results.</w:t>
      </w:r>
    </w:p>
    <w:p w14:paraId="17640848" w14:textId="77777777" w:rsidR="00221207" w:rsidRDefault="00221207" w:rsidP="00BC40EC">
      <w:pPr>
        <w:pStyle w:val="NoSpacing"/>
        <w:rPr>
          <w:rFonts w:ascii="Palatino Linotype" w:hAnsi="Palatino Linotype" w:cs="Times New Roman"/>
          <w:i/>
        </w:rPr>
      </w:pPr>
    </w:p>
    <w:p w14:paraId="739E6E3F" w14:textId="77777777" w:rsidR="00BC40EC" w:rsidRPr="001F2548" w:rsidRDefault="00BC40EC" w:rsidP="00BC40EC">
      <w:pPr>
        <w:pStyle w:val="NoSpacing"/>
        <w:rPr>
          <w:rFonts w:ascii="Palatino Linotype" w:hAnsi="Palatino Linotype" w:cs="Times New Roman"/>
        </w:rPr>
      </w:pPr>
      <w:r w:rsidRPr="001F2548">
        <w:rPr>
          <w:rFonts w:ascii="Palatino Linotype" w:hAnsi="Palatino Linotype" w:cs="Times New Roman"/>
          <w:b/>
          <w:i/>
        </w:rPr>
        <w:t>CHAPTER 4: SYSTEM DESIGN</w:t>
      </w:r>
    </w:p>
    <w:p w14:paraId="1FF85AA7" w14:textId="77777777" w:rsidR="00F5580A" w:rsidRPr="00A326CB" w:rsidRDefault="00A326CB" w:rsidP="00516AF3">
      <w:pPr>
        <w:pStyle w:val="NoSpacing"/>
        <w:numPr>
          <w:ilvl w:val="1"/>
          <w:numId w:val="13"/>
        </w:numPr>
        <w:rPr>
          <w:rFonts w:ascii="Palatino Linotype" w:hAnsi="Palatino Linotype" w:cs="Times New Roman"/>
          <w:b/>
        </w:rPr>
      </w:pPr>
      <w:r w:rsidRPr="00A326CB">
        <w:rPr>
          <w:rFonts w:ascii="Palatino Linotype" w:hAnsi="Palatino Linotype" w:cs="Times New Roman"/>
          <w:b/>
          <w:i/>
        </w:rPr>
        <w:t>HIGH LEVEL OVERVIEW</w:t>
      </w:r>
    </w:p>
    <w:p w14:paraId="15BA8493" w14:textId="77777777" w:rsidR="00BC40EC" w:rsidRPr="001F2548" w:rsidRDefault="00BC40EC" w:rsidP="00516AF3">
      <w:pPr>
        <w:pStyle w:val="NoSpacing"/>
        <w:numPr>
          <w:ilvl w:val="2"/>
          <w:numId w:val="13"/>
        </w:numPr>
        <w:rPr>
          <w:rFonts w:ascii="Palatino Linotype" w:hAnsi="Palatino Linotype" w:cs="Times New Roman"/>
        </w:rPr>
      </w:pPr>
      <w:r w:rsidRPr="001F2548">
        <w:rPr>
          <w:rFonts w:ascii="Palatino Linotype" w:hAnsi="Palatino Linotype" w:cs="Times New Roman"/>
        </w:rPr>
        <w:t>Client server based system</w:t>
      </w:r>
    </w:p>
    <w:p w14:paraId="2F7CAEF4" w14:textId="77777777" w:rsidR="00F5580A" w:rsidRPr="001F2548" w:rsidRDefault="006C4A66" w:rsidP="006C4A66">
      <w:pPr>
        <w:ind w:firstLine="0"/>
        <w:rPr>
          <w:rFonts w:ascii="Palatino Linotype" w:hAnsi="Palatino Linotype" w:cs="Times New Roman"/>
        </w:rPr>
      </w:pPr>
      <w:r w:rsidRPr="001F2548">
        <w:rPr>
          <w:rFonts w:ascii="Palatino Linotype" w:hAnsi="Palatino Linotype" w:cs="Times New Roman"/>
          <w:noProof/>
          <w:lang w:eastAsia="en-US"/>
        </w:rPr>
        <w:lastRenderedPageBreak/>
        <w:drawing>
          <wp:inline distT="0" distB="0" distL="0" distR="0" wp14:anchorId="2E060BE5" wp14:editId="39031BB8">
            <wp:extent cx="5943600" cy="4634230"/>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p>
    <w:p w14:paraId="5D509F48" w14:textId="77777777" w:rsidR="00F5580A" w:rsidRDefault="00F5580A" w:rsidP="00F5580A">
      <w:pPr>
        <w:pStyle w:val="NoSpacing"/>
        <w:rPr>
          <w:rFonts w:ascii="Palatino Linotype" w:hAnsi="Palatino Linotype" w:cs="Times New Roman"/>
          <w:b/>
          <w:i/>
        </w:rPr>
      </w:pPr>
    </w:p>
    <w:p w14:paraId="78FB626C" w14:textId="77777777" w:rsidR="00221207" w:rsidRDefault="00221207" w:rsidP="00F5580A">
      <w:pPr>
        <w:pStyle w:val="NoSpacing"/>
        <w:rPr>
          <w:rFonts w:ascii="Palatino Linotype" w:hAnsi="Palatino Linotype" w:cs="Times New Roman"/>
          <w:b/>
          <w:i/>
        </w:rPr>
      </w:pPr>
    </w:p>
    <w:p w14:paraId="5EFBBE32" w14:textId="77777777" w:rsidR="00221207" w:rsidRDefault="00221207" w:rsidP="00F5580A">
      <w:pPr>
        <w:pStyle w:val="NoSpacing"/>
        <w:rPr>
          <w:rFonts w:ascii="Palatino Linotype" w:hAnsi="Palatino Linotype" w:cs="Times New Roman"/>
          <w:b/>
          <w:i/>
        </w:rPr>
      </w:pPr>
    </w:p>
    <w:p w14:paraId="7FA6BCC8" w14:textId="77777777" w:rsidR="00B80829" w:rsidRPr="00B80829" w:rsidRDefault="00F5580A" w:rsidP="00516AF3">
      <w:pPr>
        <w:pStyle w:val="NoSpacing"/>
        <w:numPr>
          <w:ilvl w:val="1"/>
          <w:numId w:val="13"/>
        </w:numPr>
        <w:rPr>
          <w:rFonts w:ascii="Palatino Linotype" w:hAnsi="Palatino Linotype" w:cs="Times New Roman"/>
          <w:b/>
        </w:rPr>
      </w:pPr>
      <w:r w:rsidRPr="001F2548">
        <w:rPr>
          <w:rFonts w:ascii="Palatino Linotype" w:hAnsi="Palatino Linotype" w:cs="Times New Roman"/>
          <w:b/>
          <w:i/>
        </w:rPr>
        <w:t>SERVER COMPONENTS</w:t>
      </w:r>
    </w:p>
    <w:p w14:paraId="3AA53742" w14:textId="77777777" w:rsidR="00B80829" w:rsidRDefault="00F5580A" w:rsidP="00B80829">
      <w:pPr>
        <w:pStyle w:val="NoSpacing"/>
        <w:ind w:left="1440"/>
        <w:rPr>
          <w:rFonts w:ascii="Palatino Linotype" w:hAnsi="Palatino Linotype" w:cs="Times New Roman"/>
        </w:rPr>
      </w:pPr>
      <w:r w:rsidRPr="00B80829">
        <w:rPr>
          <w:rFonts w:ascii="Palatino Linotype" w:hAnsi="Palatino Linotype" w:cs="Times New Roman"/>
        </w:rPr>
        <w:t>Major server side components broken into</w:t>
      </w:r>
      <w:r w:rsidR="00A679BC">
        <w:rPr>
          <w:rFonts w:ascii="Palatino Linotype" w:hAnsi="Palatino Linotype" w:cs="Times New Roman"/>
        </w:rPr>
        <w:t>:</w:t>
      </w:r>
    </w:p>
    <w:p w14:paraId="6F45C51A" w14:textId="77777777" w:rsidR="00B80829" w:rsidRPr="006B44F2" w:rsidRDefault="00A679BC" w:rsidP="00B80829">
      <w:pPr>
        <w:pStyle w:val="NoSpacing"/>
        <w:ind w:left="1440"/>
        <w:rPr>
          <w:rFonts w:ascii="Palatino Linotype" w:hAnsi="Palatino Linotype" w:cs="Times New Roman"/>
        </w:rPr>
      </w:pPr>
      <w:r>
        <w:rPr>
          <w:rFonts w:ascii="Palatino Linotype" w:hAnsi="Palatino Linotype" w:cs="Times New Roman"/>
          <w:b/>
        </w:rPr>
        <w:tab/>
      </w:r>
      <w:r w:rsidR="00B80829" w:rsidRPr="006B44F2">
        <w:rPr>
          <w:rFonts w:ascii="Palatino Linotype" w:hAnsi="Palatino Linotype" w:cs="Times New Roman"/>
        </w:rPr>
        <w:t xml:space="preserve">4.2.1 </w:t>
      </w:r>
      <w:r w:rsidR="00F5580A" w:rsidRPr="006B44F2">
        <w:rPr>
          <w:rFonts w:ascii="Palatino Linotype" w:hAnsi="Palatino Linotype" w:cs="Times New Roman"/>
        </w:rPr>
        <w:t>Restful Controller</w:t>
      </w:r>
    </w:p>
    <w:p w14:paraId="62A76663" w14:textId="77777777" w:rsidR="00B80829" w:rsidRPr="006B44F2" w:rsidRDefault="00A679BC" w:rsidP="00B80829">
      <w:pPr>
        <w:pStyle w:val="NoSpacing"/>
        <w:ind w:left="1440"/>
        <w:rPr>
          <w:rFonts w:ascii="Palatino Linotype" w:hAnsi="Palatino Linotype" w:cs="Times New Roman"/>
        </w:rPr>
      </w:pPr>
      <w:r w:rsidRPr="006B44F2">
        <w:rPr>
          <w:rFonts w:ascii="Palatino Linotype" w:hAnsi="Palatino Linotype" w:cs="Times New Roman"/>
        </w:rPr>
        <w:tab/>
      </w:r>
      <w:r w:rsidR="00B80829" w:rsidRPr="006B44F2">
        <w:rPr>
          <w:rFonts w:ascii="Palatino Linotype" w:hAnsi="Palatino Linotype" w:cs="Times New Roman"/>
        </w:rPr>
        <w:t xml:space="preserve">4.2.2 </w:t>
      </w:r>
      <w:r w:rsidR="00F5580A" w:rsidRPr="006B44F2">
        <w:rPr>
          <w:rFonts w:ascii="Palatino Linotype" w:hAnsi="Palatino Linotype" w:cs="Times New Roman"/>
        </w:rPr>
        <w:t>Scoring Engine</w:t>
      </w:r>
    </w:p>
    <w:p w14:paraId="4B0FCC31" w14:textId="77777777" w:rsidR="00F5580A" w:rsidRPr="00B80829" w:rsidRDefault="00A679BC" w:rsidP="00B80829">
      <w:pPr>
        <w:pStyle w:val="NoSpacing"/>
        <w:ind w:left="1440"/>
        <w:rPr>
          <w:rFonts w:ascii="Palatino Linotype" w:hAnsi="Palatino Linotype" w:cs="Times New Roman"/>
        </w:rPr>
      </w:pPr>
      <w:r w:rsidRPr="006B44F2">
        <w:rPr>
          <w:rFonts w:ascii="Palatino Linotype" w:hAnsi="Palatino Linotype" w:cs="Times New Roman"/>
        </w:rPr>
        <w:tab/>
      </w:r>
      <w:r w:rsidR="00B80829" w:rsidRPr="006B44F2">
        <w:rPr>
          <w:rFonts w:ascii="Palatino Linotype" w:hAnsi="Palatino Linotype" w:cs="Times New Roman"/>
        </w:rPr>
        <w:t>4.2.3</w:t>
      </w:r>
      <w:r w:rsidR="00B80829">
        <w:rPr>
          <w:rFonts w:ascii="Palatino Linotype" w:hAnsi="Palatino Linotype" w:cs="Times New Roman"/>
        </w:rPr>
        <w:t xml:space="preserve"> </w:t>
      </w:r>
      <w:r w:rsidR="00F5580A" w:rsidRPr="001F2548">
        <w:rPr>
          <w:rFonts w:ascii="Palatino Linotype" w:hAnsi="Palatino Linotype" w:cs="Times New Roman"/>
        </w:rPr>
        <w:t>Data Classification Model</w:t>
      </w:r>
    </w:p>
    <w:p w14:paraId="381940AE" w14:textId="77777777" w:rsidR="00F5580A" w:rsidRPr="001F2548" w:rsidRDefault="00A679BC" w:rsidP="00F5580A">
      <w:pPr>
        <w:pStyle w:val="NoSpacing"/>
        <w:rPr>
          <w:rFonts w:ascii="Palatino Linotype" w:hAnsi="Palatino Linotype" w:cs="Times New Roman"/>
        </w:rPr>
      </w:pPr>
      <w:r>
        <w:rPr>
          <w:rFonts w:ascii="Palatino Linotype" w:hAnsi="Palatino Linotype" w:cs="Times New Roman"/>
        </w:rPr>
        <w:lastRenderedPageBreak/>
        <w:tab/>
      </w:r>
      <w:r>
        <w:rPr>
          <w:noProof/>
          <w:lang w:eastAsia="en-US"/>
        </w:rPr>
        <w:drawing>
          <wp:inline distT="0" distB="0" distL="0" distR="0" wp14:anchorId="474B3F47" wp14:editId="2CC7740A">
            <wp:extent cx="419100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1000" cy="5257800"/>
                    </a:xfrm>
                    <a:prstGeom prst="rect">
                      <a:avLst/>
                    </a:prstGeom>
                  </pic:spPr>
                </pic:pic>
              </a:graphicData>
            </a:graphic>
          </wp:inline>
        </w:drawing>
      </w:r>
    </w:p>
    <w:p w14:paraId="3BD314A0" w14:textId="77777777" w:rsidR="00F5580A" w:rsidRPr="001F2548" w:rsidRDefault="00F5580A" w:rsidP="00F5580A">
      <w:pPr>
        <w:pStyle w:val="NoSpacing"/>
        <w:ind w:left="720"/>
        <w:rPr>
          <w:rFonts w:ascii="Palatino Linotype" w:hAnsi="Palatino Linotype" w:cs="Times New Roman"/>
          <w:b/>
        </w:rPr>
      </w:pPr>
    </w:p>
    <w:p w14:paraId="2BCB078E" w14:textId="77777777" w:rsidR="00F5580A" w:rsidRPr="001F2548" w:rsidRDefault="00F5580A" w:rsidP="00F5580A">
      <w:pPr>
        <w:pStyle w:val="NoSpacing"/>
        <w:ind w:left="720"/>
        <w:rPr>
          <w:rFonts w:ascii="Palatino Linotype" w:hAnsi="Palatino Linotype" w:cs="Times New Roman"/>
          <w:b/>
        </w:rPr>
      </w:pPr>
    </w:p>
    <w:p w14:paraId="26EDACBA" w14:textId="77777777" w:rsidR="00F5580A" w:rsidRPr="001F2548" w:rsidRDefault="00F5580A" w:rsidP="00F5580A">
      <w:pPr>
        <w:pStyle w:val="NoSpacing"/>
        <w:ind w:left="720"/>
        <w:rPr>
          <w:rFonts w:ascii="Palatino Linotype" w:hAnsi="Palatino Linotype" w:cs="Times New Roman"/>
          <w:b/>
        </w:rPr>
      </w:pPr>
    </w:p>
    <w:p w14:paraId="070822C2" w14:textId="77777777" w:rsidR="00F5580A" w:rsidRPr="001F2548" w:rsidRDefault="00F5580A" w:rsidP="00F5580A">
      <w:pPr>
        <w:pStyle w:val="NoSpacing"/>
        <w:ind w:left="720"/>
        <w:rPr>
          <w:rFonts w:ascii="Palatino Linotype" w:hAnsi="Palatino Linotype" w:cs="Times New Roman"/>
          <w:b/>
        </w:rPr>
      </w:pPr>
    </w:p>
    <w:p w14:paraId="6BE29B23" w14:textId="77777777" w:rsidR="002509AF" w:rsidRDefault="002509AF" w:rsidP="00F5580A">
      <w:pPr>
        <w:pStyle w:val="NoSpacing"/>
        <w:rPr>
          <w:rFonts w:ascii="Palatino Linotype" w:hAnsi="Palatino Linotype" w:cs="Times New Roman"/>
          <w:b/>
          <w:i/>
        </w:rPr>
      </w:pPr>
    </w:p>
    <w:p w14:paraId="79692048" w14:textId="77777777" w:rsidR="002509AF" w:rsidRDefault="002509AF" w:rsidP="00F5580A">
      <w:pPr>
        <w:pStyle w:val="NoSpacing"/>
        <w:rPr>
          <w:rFonts w:ascii="Palatino Linotype" w:hAnsi="Palatino Linotype" w:cs="Times New Roman"/>
          <w:b/>
          <w:i/>
        </w:rPr>
      </w:pPr>
    </w:p>
    <w:p w14:paraId="2DECB9DD" w14:textId="77777777" w:rsidR="002509AF" w:rsidRDefault="002509AF" w:rsidP="00F5580A">
      <w:pPr>
        <w:pStyle w:val="NoSpacing"/>
        <w:rPr>
          <w:rFonts w:ascii="Palatino Linotype" w:hAnsi="Palatino Linotype" w:cs="Times New Roman"/>
          <w:b/>
          <w:i/>
        </w:rPr>
      </w:pPr>
    </w:p>
    <w:p w14:paraId="43B20559" w14:textId="77777777" w:rsidR="002509AF" w:rsidRDefault="002509AF" w:rsidP="00F5580A">
      <w:pPr>
        <w:pStyle w:val="NoSpacing"/>
        <w:rPr>
          <w:rFonts w:ascii="Palatino Linotype" w:hAnsi="Palatino Linotype" w:cs="Times New Roman"/>
          <w:b/>
          <w:i/>
        </w:rPr>
      </w:pPr>
    </w:p>
    <w:p w14:paraId="52BAA422" w14:textId="77777777" w:rsidR="002509AF" w:rsidRDefault="002509AF" w:rsidP="00F5580A">
      <w:pPr>
        <w:pStyle w:val="NoSpacing"/>
        <w:rPr>
          <w:rFonts w:ascii="Palatino Linotype" w:hAnsi="Palatino Linotype" w:cs="Times New Roman"/>
          <w:b/>
          <w:i/>
        </w:rPr>
      </w:pPr>
    </w:p>
    <w:p w14:paraId="5E2A0F04" w14:textId="1DB20D73" w:rsidR="00F5580A" w:rsidRPr="001F2548" w:rsidRDefault="00151AB7" w:rsidP="00F5580A">
      <w:pPr>
        <w:pStyle w:val="NoSpacing"/>
        <w:rPr>
          <w:rFonts w:ascii="Palatino Linotype" w:hAnsi="Palatino Linotype" w:cs="Times New Roman"/>
          <w:b/>
        </w:rPr>
      </w:pPr>
      <w:r>
        <w:rPr>
          <w:rFonts w:ascii="Palatino Linotype" w:hAnsi="Palatino Linotype" w:cs="Times New Roman"/>
          <w:b/>
          <w:i/>
        </w:rPr>
        <w:lastRenderedPageBreak/>
        <w:t>4.2.1</w:t>
      </w:r>
      <w:r w:rsidR="00F5580A" w:rsidRPr="001F2548">
        <w:rPr>
          <w:rFonts w:ascii="Palatino Linotype" w:hAnsi="Palatino Linotype" w:cs="Times New Roman"/>
          <w:b/>
          <w:i/>
        </w:rPr>
        <w:t xml:space="preserve"> RESTFUL CONTROLLER</w:t>
      </w:r>
    </w:p>
    <w:p w14:paraId="0E8F028B" w14:textId="77777777" w:rsidR="00F5580A" w:rsidRPr="001F2548" w:rsidRDefault="00F5580A" w:rsidP="00F5580A">
      <w:pPr>
        <w:pStyle w:val="NoSpacing"/>
        <w:rPr>
          <w:rFonts w:ascii="Palatino Linotype" w:hAnsi="Palatino Linotype" w:cs="Times New Roman"/>
          <w:b/>
          <w:i/>
        </w:rPr>
      </w:pPr>
      <w:r w:rsidRPr="001F2548">
        <w:rPr>
          <w:rFonts w:ascii="Palatino Linotype" w:hAnsi="Palatino Linotype" w:cs="Times New Roman"/>
          <w:b/>
          <w:i/>
          <w:noProof/>
          <w:lang w:eastAsia="en-US"/>
        </w:rPr>
        <w:drawing>
          <wp:inline distT="0" distB="0" distL="0" distR="0" wp14:anchorId="7ABB7706" wp14:editId="04D227C1">
            <wp:extent cx="6698974" cy="3209925"/>
            <wp:effectExtent l="0" t="0" r="6985" b="0"/>
            <wp:docPr id="22" name="Picture 22" descr="C:\fu_class\sw560\prototype\res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fu_class\sw560\prototype\restControll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06400" cy="3213483"/>
                    </a:xfrm>
                    <a:prstGeom prst="rect">
                      <a:avLst/>
                    </a:prstGeom>
                    <a:noFill/>
                    <a:ln>
                      <a:noFill/>
                    </a:ln>
                  </pic:spPr>
                </pic:pic>
              </a:graphicData>
            </a:graphic>
          </wp:inline>
        </w:drawing>
      </w:r>
    </w:p>
    <w:p w14:paraId="1F614C2A" w14:textId="5CDA0637" w:rsidR="00F5580A" w:rsidRPr="001F2548" w:rsidRDefault="00F5580A" w:rsidP="003E1C82">
      <w:pPr>
        <w:pStyle w:val="NoSpacing"/>
        <w:rPr>
          <w:rFonts w:ascii="Palatino Linotype" w:hAnsi="Palatino Linotype" w:cs="Times New Roman"/>
          <w:b/>
        </w:rPr>
      </w:pPr>
      <w:r w:rsidRPr="001F2548">
        <w:rPr>
          <w:rFonts w:ascii="Palatino Linotype" w:hAnsi="Palatino Linotype" w:cs="Times New Roman"/>
        </w:rPr>
        <w:t xml:space="preserve">The restful controller is the entry point to the server </w:t>
      </w:r>
      <w:ins w:id="37" w:author="Rusu, Amalia I." w:date="2018-05-04T18:20:00Z">
        <w:r w:rsidR="00755347">
          <w:rPr>
            <w:rFonts w:ascii="Palatino Linotype" w:hAnsi="Palatino Linotype" w:cs="Times New Roman"/>
          </w:rPr>
          <w:t>and</w:t>
        </w:r>
      </w:ins>
      <w:del w:id="38" w:author="Rusu, Amalia I." w:date="2018-05-04T18:20:00Z">
        <w:r w:rsidRPr="001F2548" w:rsidDel="00755347">
          <w:rPr>
            <w:rFonts w:ascii="Palatino Linotype" w:hAnsi="Palatino Linotype" w:cs="Times New Roman"/>
          </w:rPr>
          <w:delText>&amp;</w:delText>
        </w:r>
      </w:del>
      <w:r w:rsidRPr="001F2548">
        <w:rPr>
          <w:rFonts w:ascii="Palatino Linotype" w:hAnsi="Palatino Linotype" w:cs="Times New Roman"/>
        </w:rPr>
        <w:t xml:space="preserve"> acts as a traffic co</w:t>
      </w:r>
      <w:ins w:id="39" w:author="Rusu, Amalia I." w:date="2018-05-04T18:21:00Z">
        <w:r w:rsidR="00755347">
          <w:rPr>
            <w:rFonts w:ascii="Palatino Linotype" w:hAnsi="Palatino Linotype" w:cs="Times New Roman"/>
          </w:rPr>
          <w:t>ntroller</w:t>
        </w:r>
      </w:ins>
      <w:del w:id="40" w:author="Rusu, Amalia I." w:date="2018-05-04T18:21:00Z">
        <w:r w:rsidRPr="001F2548" w:rsidDel="00755347">
          <w:rPr>
            <w:rFonts w:ascii="Palatino Linotype" w:hAnsi="Palatino Linotype" w:cs="Times New Roman"/>
          </w:rPr>
          <w:delText>p</w:delText>
        </w:r>
      </w:del>
      <w:r w:rsidRPr="001F2548">
        <w:rPr>
          <w:rFonts w:ascii="Palatino Linotype" w:hAnsi="Palatino Linotype" w:cs="Times New Roman"/>
        </w:rPr>
        <w:t>.  Based on the incoming request type program flow is routed such that the incoming data may be processed as intended.</w:t>
      </w:r>
    </w:p>
    <w:p w14:paraId="72B3AD8A" w14:textId="77777777" w:rsidR="00151AB7" w:rsidRDefault="00F5580A" w:rsidP="00151AB7">
      <w:pPr>
        <w:pStyle w:val="NoSpacing"/>
        <w:rPr>
          <w:rFonts w:ascii="Palatino Linotype" w:hAnsi="Palatino Linotype" w:cs="Times New Roman"/>
        </w:rPr>
      </w:pPr>
      <w:r w:rsidRPr="001F2548">
        <w:rPr>
          <w:rFonts w:ascii="Palatino Linotype" w:hAnsi="Palatino Linotype" w:cs="Times New Roman"/>
        </w:rPr>
        <w:t>Execution occurs through server side components, results are compiled and returned to the calling requestor.</w:t>
      </w:r>
    </w:p>
    <w:p w14:paraId="72156F81" w14:textId="77777777" w:rsidR="00151AB7" w:rsidRDefault="00151AB7" w:rsidP="00151AB7">
      <w:pPr>
        <w:pStyle w:val="NoSpacing"/>
        <w:rPr>
          <w:rFonts w:ascii="Palatino Linotype" w:hAnsi="Palatino Linotype" w:cs="Times New Roman"/>
        </w:rPr>
      </w:pPr>
    </w:p>
    <w:p w14:paraId="3B63A91D" w14:textId="77777777" w:rsidR="00C90399" w:rsidRPr="00151AB7" w:rsidRDefault="00151AB7" w:rsidP="00151AB7">
      <w:pPr>
        <w:pStyle w:val="NoSpacing"/>
        <w:rPr>
          <w:rFonts w:ascii="Palatino Linotype" w:hAnsi="Palatino Linotype" w:cs="Times New Roman"/>
          <w:b/>
          <w:i/>
        </w:rPr>
      </w:pPr>
      <w:r w:rsidRPr="00151AB7">
        <w:rPr>
          <w:b/>
          <w:i/>
        </w:rPr>
        <w:t xml:space="preserve">4.2.2 </w:t>
      </w:r>
      <w:r w:rsidR="00F5580A" w:rsidRPr="00151AB7">
        <w:rPr>
          <w:b/>
          <w:i/>
        </w:rPr>
        <w:t>SCORING ENGINE</w:t>
      </w:r>
    </w:p>
    <w:p w14:paraId="795BA41C" w14:textId="77777777" w:rsidR="00C90399" w:rsidRPr="001F2548" w:rsidRDefault="00F5580A" w:rsidP="00C90399">
      <w:pPr>
        <w:pStyle w:val="NoSpacing"/>
        <w:ind w:firstLine="720"/>
        <w:rPr>
          <w:rFonts w:ascii="Palatino Linotype" w:hAnsi="Palatino Linotype" w:cs="Times New Roman"/>
          <w:b/>
        </w:rPr>
      </w:pPr>
      <w:r w:rsidRPr="001F2548">
        <w:rPr>
          <w:rFonts w:ascii="Palatino Linotype" w:hAnsi="Palatino Linotype" w:cs="Times New Roman"/>
        </w:rPr>
        <w:t>The scoring engine requires two data sets:</w:t>
      </w:r>
    </w:p>
    <w:p w14:paraId="4BB3B990" w14:textId="77777777" w:rsidR="00C90399" w:rsidRPr="001F2548" w:rsidRDefault="00F5580A" w:rsidP="00516AF3">
      <w:pPr>
        <w:pStyle w:val="NoSpacing"/>
        <w:numPr>
          <w:ilvl w:val="1"/>
          <w:numId w:val="15"/>
        </w:numPr>
        <w:rPr>
          <w:rFonts w:ascii="Palatino Linotype" w:hAnsi="Palatino Linotype" w:cs="Times New Roman"/>
          <w:b/>
        </w:rPr>
      </w:pPr>
      <w:r w:rsidRPr="001F2548">
        <w:rPr>
          <w:rFonts w:ascii="Palatino Linotype" w:hAnsi="Palatino Linotype" w:cs="Times New Roman"/>
        </w:rPr>
        <w:t xml:space="preserve">Training set </w:t>
      </w:r>
    </w:p>
    <w:p w14:paraId="48E298A9" w14:textId="77777777" w:rsidR="00C90399" w:rsidRPr="001F2548" w:rsidRDefault="00F5580A" w:rsidP="00516AF3">
      <w:pPr>
        <w:pStyle w:val="NoSpacing"/>
        <w:numPr>
          <w:ilvl w:val="3"/>
          <w:numId w:val="15"/>
        </w:numPr>
        <w:rPr>
          <w:rFonts w:ascii="Palatino Linotype" w:hAnsi="Palatino Linotype" w:cs="Times New Roman"/>
        </w:rPr>
      </w:pPr>
      <w:r w:rsidRPr="001F2548">
        <w:rPr>
          <w:rFonts w:ascii="Palatino Linotype" w:hAnsi="Palatino Linotype" w:cs="Times New Roman"/>
        </w:rPr>
        <w:t>Set of examples used to f</w:t>
      </w:r>
      <w:r w:rsidR="00C90399" w:rsidRPr="001F2548">
        <w:rPr>
          <w:rFonts w:ascii="Palatino Linotype" w:hAnsi="Palatino Linotype" w:cs="Times New Roman"/>
        </w:rPr>
        <w:t>it the weights of a classifier</w:t>
      </w:r>
    </w:p>
    <w:p w14:paraId="380772F2" w14:textId="77777777" w:rsidR="00C90399" w:rsidRPr="001F2548" w:rsidRDefault="00F5580A" w:rsidP="00516AF3">
      <w:pPr>
        <w:pStyle w:val="NoSpacing"/>
        <w:numPr>
          <w:ilvl w:val="1"/>
          <w:numId w:val="15"/>
        </w:numPr>
        <w:rPr>
          <w:rFonts w:ascii="Palatino Linotype" w:hAnsi="Palatino Linotype" w:cs="Times New Roman"/>
          <w:b/>
        </w:rPr>
      </w:pPr>
      <w:r w:rsidRPr="001F2548">
        <w:rPr>
          <w:rFonts w:ascii="Palatino Linotype" w:hAnsi="Palatino Linotype" w:cs="Times New Roman"/>
        </w:rPr>
        <w:t>Test set</w:t>
      </w:r>
    </w:p>
    <w:p w14:paraId="10D188CE" w14:textId="77777777" w:rsidR="00F5580A" w:rsidRPr="001F2548" w:rsidRDefault="00C90399" w:rsidP="00516AF3">
      <w:pPr>
        <w:pStyle w:val="NoSpacing"/>
        <w:numPr>
          <w:ilvl w:val="3"/>
          <w:numId w:val="15"/>
        </w:numPr>
        <w:rPr>
          <w:rFonts w:ascii="Palatino Linotype" w:hAnsi="Palatino Linotype" w:cs="Times New Roman"/>
          <w:b/>
        </w:rPr>
      </w:pPr>
      <w:r w:rsidRPr="001F2548">
        <w:rPr>
          <w:rFonts w:ascii="Palatino Linotype" w:hAnsi="Palatino Linotype" w:cs="Times New Roman"/>
        </w:rPr>
        <w:t xml:space="preserve">Data built up of user </w:t>
      </w:r>
      <w:r w:rsidR="00F5580A" w:rsidRPr="001F2548">
        <w:rPr>
          <w:rFonts w:ascii="Palatino Linotype" w:hAnsi="Palatino Linotype" w:cs="Times New Roman"/>
        </w:rPr>
        <w:t xml:space="preserve">input </w:t>
      </w:r>
      <w:r w:rsidR="008C3935">
        <w:rPr>
          <w:rFonts w:ascii="Palatino Linotype" w:hAnsi="Palatino Linotype" w:cs="Times New Roman"/>
        </w:rPr>
        <w:t>used to compare against expected values</w:t>
      </w:r>
    </w:p>
    <w:p w14:paraId="517A06F9" w14:textId="77777777" w:rsidR="00F5580A" w:rsidRPr="001F2548" w:rsidRDefault="00F5580A" w:rsidP="00F5580A">
      <w:pPr>
        <w:pStyle w:val="NoSpacing"/>
        <w:rPr>
          <w:rFonts w:ascii="Palatino Linotype" w:hAnsi="Palatino Linotype" w:cs="Times New Roman"/>
          <w:b/>
          <w:i/>
        </w:rPr>
      </w:pPr>
      <w:r w:rsidRPr="001F2548">
        <w:rPr>
          <w:rFonts w:ascii="Palatino Linotype" w:hAnsi="Palatino Linotype" w:cs="Times New Roman"/>
          <w:b/>
          <w:i/>
          <w:noProof/>
          <w:lang w:eastAsia="en-US"/>
        </w:rPr>
        <w:lastRenderedPageBreak/>
        <w:drawing>
          <wp:inline distT="0" distB="0" distL="0" distR="0" wp14:anchorId="0D4BD349" wp14:editId="30F54587">
            <wp:extent cx="6429375" cy="2846070"/>
            <wp:effectExtent l="0" t="0" r="9525" b="0"/>
            <wp:docPr id="31" name="Picture 31" descr="C:\fu_class\sw560\prototype\scoring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u_class\sw560\prototype\scoringEngi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0667" cy="2846642"/>
                    </a:xfrm>
                    <a:prstGeom prst="rect">
                      <a:avLst/>
                    </a:prstGeom>
                    <a:noFill/>
                    <a:ln>
                      <a:noFill/>
                    </a:ln>
                  </pic:spPr>
                </pic:pic>
              </a:graphicData>
            </a:graphic>
          </wp:inline>
        </w:drawing>
      </w:r>
    </w:p>
    <w:p w14:paraId="516A6AE1"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r w:rsidRPr="001F2548">
        <w:rPr>
          <w:rFonts w:ascii="Palatino Linotype" w:hAnsi="Palatino Linotype" w:cs="Times New Roman"/>
          <w:sz w:val="18"/>
          <w:szCs w:val="18"/>
        </w:rPr>
        <w:t xml:space="preserve">(Typical run) </w:t>
      </w:r>
    </w:p>
    <w:p w14:paraId="7A930D35"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p>
    <w:p w14:paraId="766E916D"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r w:rsidRPr="001F2548">
        <w:rPr>
          <w:rFonts w:ascii="Palatino Linotype" w:hAnsi="Palatino Linotype" w:cs="Times New Roman"/>
          <w:sz w:val="18"/>
          <w:szCs w:val="18"/>
        </w:rPr>
        <w:t>-----------------------</w:t>
      </w:r>
    </w:p>
    <w:p w14:paraId="0ACE0773"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r w:rsidRPr="001F2548">
        <w:rPr>
          <w:rFonts w:ascii="Palatino Linotype" w:hAnsi="Palatino Linotype" w:cs="Times New Roman"/>
          <w:sz w:val="18"/>
          <w:szCs w:val="18"/>
        </w:rPr>
        <w:t>KNearestNeighbors results:</w:t>
      </w:r>
    </w:p>
    <w:p w14:paraId="1D007C34"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r w:rsidRPr="001F2548">
        <w:rPr>
          <w:rFonts w:ascii="Palatino Linotype" w:hAnsi="Palatino Linotype" w:cs="Times New Roman"/>
          <w:sz w:val="18"/>
          <w:szCs w:val="18"/>
        </w:rPr>
        <w:t>-----------------------</w:t>
      </w:r>
    </w:p>
    <w:p w14:paraId="36A99DEC"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p>
    <w:p w14:paraId="241C4811"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r w:rsidRPr="001F2548">
        <w:rPr>
          <w:rFonts w:ascii="Palatino Linotype" w:hAnsi="Palatino Linotype" w:cs="Times New Roman"/>
          <w:sz w:val="18"/>
          <w:szCs w:val="18"/>
        </w:rPr>
        <w:t xml:space="preserve">Accuracy: </w:t>
      </w:r>
      <w:r w:rsidRPr="001F2548">
        <w:rPr>
          <w:rFonts w:ascii="Palatino Linotype" w:hAnsi="Palatino Linotype" w:cs="Times New Roman"/>
          <w:sz w:val="18"/>
          <w:szCs w:val="18"/>
        </w:rPr>
        <w:tab/>
      </w:r>
      <w:r w:rsidRPr="001F2548">
        <w:rPr>
          <w:rFonts w:ascii="Palatino Linotype" w:hAnsi="Palatino Linotype" w:cs="Times New Roman"/>
          <w:sz w:val="18"/>
          <w:szCs w:val="18"/>
        </w:rPr>
        <w:tab/>
      </w:r>
      <w:r w:rsidRPr="001F2548">
        <w:rPr>
          <w:rFonts w:ascii="Palatino Linotype" w:hAnsi="Palatino Linotype" w:cs="Times New Roman"/>
          <w:sz w:val="18"/>
          <w:szCs w:val="18"/>
        </w:rPr>
        <w:tab/>
      </w:r>
      <w:r w:rsidRPr="001F2548">
        <w:rPr>
          <w:rFonts w:ascii="Palatino Linotype" w:hAnsi="Palatino Linotype" w:cs="Times New Roman"/>
          <w:sz w:val="18"/>
          <w:szCs w:val="18"/>
        </w:rPr>
        <w:tab/>
        <w:t>0.776354679803</w:t>
      </w:r>
    </w:p>
    <w:p w14:paraId="6C058C24"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p>
    <w:p w14:paraId="2BDE245C"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r w:rsidRPr="001F2548">
        <w:rPr>
          <w:rFonts w:ascii="Palatino Linotype" w:hAnsi="Palatino Linotype" w:cs="Times New Roman"/>
          <w:sz w:val="18"/>
          <w:szCs w:val="18"/>
        </w:rPr>
        <w:t xml:space="preserve">Confusion Matrix:    </w:t>
      </w:r>
      <w:r w:rsidRPr="001F2548">
        <w:rPr>
          <w:rFonts w:ascii="Palatino Linotype" w:hAnsi="Palatino Linotype" w:cs="Times New Roman"/>
          <w:sz w:val="18"/>
          <w:szCs w:val="18"/>
        </w:rPr>
        <w:tab/>
      </w:r>
      <w:r w:rsidRPr="001F2548">
        <w:rPr>
          <w:rFonts w:ascii="Palatino Linotype" w:hAnsi="Palatino Linotype" w:cs="Times New Roman"/>
          <w:sz w:val="18"/>
          <w:szCs w:val="18"/>
        </w:rPr>
        <w:tab/>
        <w:t>[[362 106]</w:t>
      </w:r>
    </w:p>
    <w:p w14:paraId="0425AAD4" w14:textId="77777777" w:rsidR="00F5580A" w:rsidRPr="001F2548" w:rsidRDefault="00F5580A" w:rsidP="00F5580A">
      <w:pPr>
        <w:shd w:val="clear" w:color="auto" w:fill="DDDDDD" w:themeFill="accent1"/>
        <w:autoSpaceDE w:val="0"/>
        <w:autoSpaceDN w:val="0"/>
        <w:adjustRightInd w:val="0"/>
        <w:spacing w:after="0" w:line="240" w:lineRule="auto"/>
        <w:ind w:left="1440"/>
        <w:rPr>
          <w:rFonts w:ascii="Palatino Linotype" w:hAnsi="Palatino Linotype" w:cs="Times New Roman"/>
          <w:sz w:val="18"/>
          <w:szCs w:val="18"/>
        </w:rPr>
      </w:pPr>
      <w:r w:rsidRPr="001F2548">
        <w:rPr>
          <w:rFonts w:ascii="Palatino Linotype" w:hAnsi="Palatino Linotype" w:cs="Times New Roman"/>
          <w:sz w:val="18"/>
          <w:szCs w:val="18"/>
        </w:rPr>
        <w:t xml:space="preserve"> </w:t>
      </w:r>
      <w:r w:rsidRPr="001F2548">
        <w:rPr>
          <w:rFonts w:ascii="Palatino Linotype" w:hAnsi="Palatino Linotype" w:cs="Times New Roman"/>
          <w:sz w:val="18"/>
          <w:szCs w:val="18"/>
        </w:rPr>
        <w:tab/>
      </w:r>
      <w:r w:rsidRPr="001F2548">
        <w:rPr>
          <w:rFonts w:ascii="Palatino Linotype" w:hAnsi="Palatino Linotype" w:cs="Times New Roman"/>
          <w:sz w:val="18"/>
          <w:szCs w:val="18"/>
        </w:rPr>
        <w:tab/>
        <w:t>[121 426]]</w:t>
      </w:r>
    </w:p>
    <w:p w14:paraId="34172C7B" w14:textId="77777777" w:rsidR="00F5580A" w:rsidRPr="001F2548" w:rsidRDefault="00F5580A" w:rsidP="00F5580A">
      <w:pPr>
        <w:shd w:val="clear" w:color="auto" w:fill="DDDDDD" w:themeFill="accent1"/>
        <w:autoSpaceDE w:val="0"/>
        <w:autoSpaceDN w:val="0"/>
        <w:adjustRightInd w:val="0"/>
        <w:spacing w:after="0" w:line="240" w:lineRule="auto"/>
        <w:ind w:left="2160"/>
        <w:rPr>
          <w:rFonts w:ascii="Palatino Linotype" w:hAnsi="Palatino Linotype" w:cs="Times New Roman"/>
          <w:sz w:val="18"/>
          <w:szCs w:val="18"/>
        </w:rPr>
      </w:pPr>
    </w:p>
    <w:p w14:paraId="78123DA0" w14:textId="77777777" w:rsidR="00F5580A" w:rsidRPr="001F2548" w:rsidRDefault="00F5580A" w:rsidP="00F5580A">
      <w:pPr>
        <w:shd w:val="clear" w:color="auto" w:fill="DDDDDD" w:themeFill="accent1"/>
        <w:autoSpaceDE w:val="0"/>
        <w:autoSpaceDN w:val="0"/>
        <w:adjustRightInd w:val="0"/>
        <w:spacing w:after="0" w:line="240" w:lineRule="auto"/>
        <w:rPr>
          <w:rFonts w:ascii="Palatino Linotype" w:hAnsi="Palatino Linotype" w:cs="Times New Roman"/>
          <w:sz w:val="18"/>
          <w:szCs w:val="18"/>
        </w:rPr>
      </w:pPr>
      <w:r w:rsidRPr="001F2548">
        <w:rPr>
          <w:rFonts w:ascii="Palatino Linotype" w:hAnsi="Palatino Linotype" w:cs="Times New Roman"/>
          <w:sz w:val="18"/>
          <w:szCs w:val="18"/>
        </w:rPr>
        <w:t>Classification Report:             precision    recall  f1-score   support</w:t>
      </w:r>
    </w:p>
    <w:p w14:paraId="6ED3263F" w14:textId="77777777" w:rsidR="00F5580A" w:rsidRPr="001F2548" w:rsidRDefault="00F5580A" w:rsidP="00F5580A">
      <w:pPr>
        <w:shd w:val="clear" w:color="auto" w:fill="DDDDDD" w:themeFill="accent1"/>
        <w:autoSpaceDE w:val="0"/>
        <w:autoSpaceDN w:val="0"/>
        <w:adjustRightInd w:val="0"/>
        <w:spacing w:after="0" w:line="240" w:lineRule="auto"/>
        <w:ind w:left="2160"/>
        <w:rPr>
          <w:rFonts w:ascii="Palatino Linotype" w:hAnsi="Palatino Linotype" w:cs="Times New Roman"/>
          <w:sz w:val="18"/>
          <w:szCs w:val="18"/>
        </w:rPr>
      </w:pPr>
    </w:p>
    <w:p w14:paraId="356F3A4B" w14:textId="77777777" w:rsidR="00F5580A" w:rsidRPr="001F2548" w:rsidRDefault="00F5580A" w:rsidP="00F5580A">
      <w:pPr>
        <w:shd w:val="clear" w:color="auto" w:fill="DDDDDD" w:themeFill="accent1"/>
        <w:autoSpaceDE w:val="0"/>
        <w:autoSpaceDN w:val="0"/>
        <w:adjustRightInd w:val="0"/>
        <w:spacing w:after="0" w:line="240" w:lineRule="auto"/>
        <w:ind w:left="2160"/>
        <w:rPr>
          <w:rFonts w:ascii="Palatino Linotype" w:hAnsi="Palatino Linotype" w:cs="Times New Roman"/>
          <w:sz w:val="18"/>
          <w:szCs w:val="18"/>
        </w:rPr>
      </w:pPr>
      <w:r w:rsidRPr="001F2548">
        <w:rPr>
          <w:rFonts w:ascii="Palatino Linotype" w:hAnsi="Palatino Linotype" w:cs="Times New Roman"/>
          <w:sz w:val="18"/>
          <w:szCs w:val="18"/>
        </w:rPr>
        <w:t xml:space="preserve">        0.0       0.75      0.77      0.76       468</w:t>
      </w:r>
    </w:p>
    <w:p w14:paraId="071C2F62" w14:textId="77777777" w:rsidR="00F5580A" w:rsidRPr="001F2548" w:rsidRDefault="00F5580A" w:rsidP="00F5580A">
      <w:pPr>
        <w:shd w:val="clear" w:color="auto" w:fill="DDDDDD" w:themeFill="accent1"/>
        <w:autoSpaceDE w:val="0"/>
        <w:autoSpaceDN w:val="0"/>
        <w:adjustRightInd w:val="0"/>
        <w:spacing w:after="0" w:line="240" w:lineRule="auto"/>
        <w:ind w:left="2160"/>
        <w:rPr>
          <w:rFonts w:ascii="Palatino Linotype" w:hAnsi="Palatino Linotype" w:cs="Times New Roman"/>
          <w:sz w:val="18"/>
          <w:szCs w:val="18"/>
        </w:rPr>
      </w:pPr>
      <w:r w:rsidRPr="001F2548">
        <w:rPr>
          <w:rFonts w:ascii="Palatino Linotype" w:hAnsi="Palatino Linotype" w:cs="Times New Roman"/>
          <w:sz w:val="18"/>
          <w:szCs w:val="18"/>
        </w:rPr>
        <w:t xml:space="preserve">        1.0       0.80      0.78      0.79       547</w:t>
      </w:r>
    </w:p>
    <w:p w14:paraId="5F5277CD" w14:textId="77777777" w:rsidR="00F5580A" w:rsidRPr="001F2548" w:rsidRDefault="00F5580A" w:rsidP="00F5580A">
      <w:pPr>
        <w:shd w:val="clear" w:color="auto" w:fill="DDDDDD" w:themeFill="accent1"/>
        <w:autoSpaceDE w:val="0"/>
        <w:autoSpaceDN w:val="0"/>
        <w:adjustRightInd w:val="0"/>
        <w:spacing w:after="0" w:line="240" w:lineRule="auto"/>
        <w:ind w:left="2160"/>
        <w:rPr>
          <w:rFonts w:ascii="Palatino Linotype" w:hAnsi="Palatino Linotype" w:cs="Times New Roman"/>
          <w:sz w:val="18"/>
          <w:szCs w:val="18"/>
        </w:rPr>
      </w:pPr>
    </w:p>
    <w:p w14:paraId="79CACBF6" w14:textId="77777777" w:rsidR="00F5580A" w:rsidRPr="001F2548" w:rsidRDefault="00F5580A" w:rsidP="00F5580A">
      <w:pPr>
        <w:shd w:val="clear" w:color="auto" w:fill="DDDDDD" w:themeFill="accent1"/>
        <w:autoSpaceDE w:val="0"/>
        <w:autoSpaceDN w:val="0"/>
        <w:adjustRightInd w:val="0"/>
        <w:spacing w:after="0" w:line="240" w:lineRule="auto"/>
        <w:ind w:left="2160"/>
        <w:rPr>
          <w:rFonts w:ascii="Palatino Linotype" w:hAnsi="Palatino Linotype" w:cs="Times New Roman"/>
          <w:sz w:val="18"/>
          <w:szCs w:val="18"/>
        </w:rPr>
      </w:pPr>
      <w:r w:rsidRPr="001F2548">
        <w:rPr>
          <w:rFonts w:ascii="Palatino Linotype" w:hAnsi="Palatino Linotype" w:cs="Times New Roman"/>
          <w:sz w:val="18"/>
          <w:szCs w:val="18"/>
        </w:rPr>
        <w:t>avg / total       0.78      0.78      0.78      1015</w:t>
      </w:r>
    </w:p>
    <w:p w14:paraId="73FF8A0F" w14:textId="77777777" w:rsidR="00F5580A" w:rsidRPr="001F2548" w:rsidRDefault="00F5580A" w:rsidP="00F5580A">
      <w:pPr>
        <w:pStyle w:val="NoSpacing"/>
        <w:rPr>
          <w:rFonts w:ascii="Palatino Linotype" w:hAnsi="Palatino Linotype" w:cs="Times New Roman"/>
          <w:b/>
          <w:i/>
        </w:rPr>
      </w:pPr>
    </w:p>
    <w:p w14:paraId="2D605EA8" w14:textId="77777777" w:rsidR="00F5580A" w:rsidRPr="001F2548" w:rsidRDefault="00F5580A" w:rsidP="00F5580A">
      <w:pPr>
        <w:pStyle w:val="NoSpacing"/>
        <w:rPr>
          <w:rFonts w:ascii="Palatino Linotype" w:hAnsi="Palatino Linotype" w:cs="Times New Roman"/>
        </w:rPr>
      </w:pPr>
    </w:p>
    <w:p w14:paraId="651C1A96" w14:textId="77777777" w:rsidR="00F5580A" w:rsidRPr="001F2548" w:rsidRDefault="00F5580A" w:rsidP="00F5580A">
      <w:pPr>
        <w:pStyle w:val="NoSpacing"/>
        <w:rPr>
          <w:rFonts w:ascii="Palatino Linotype" w:hAnsi="Palatino Linotype" w:cs="Times New Roman"/>
        </w:rPr>
      </w:pPr>
      <w:r w:rsidRPr="001F2548">
        <w:rPr>
          <w:rFonts w:ascii="Palatino Linotype" w:hAnsi="Palatino Linotype" w:cs="Times New Roman"/>
        </w:rPr>
        <w:t>The scoring engine generates metrics identifying accuracy and performance of predictions</w:t>
      </w:r>
    </w:p>
    <w:p w14:paraId="0234D83E" w14:textId="77777777" w:rsidR="00F5580A" w:rsidRPr="001F2548" w:rsidRDefault="00F5580A" w:rsidP="00516AF3">
      <w:pPr>
        <w:pStyle w:val="NoSpacing"/>
        <w:numPr>
          <w:ilvl w:val="1"/>
          <w:numId w:val="16"/>
        </w:numPr>
        <w:ind w:left="360"/>
        <w:rPr>
          <w:rFonts w:ascii="Palatino Linotype" w:hAnsi="Palatino Linotype" w:cs="Times New Roman"/>
        </w:rPr>
      </w:pPr>
      <w:r w:rsidRPr="001F2548">
        <w:rPr>
          <w:rFonts w:ascii="Palatino Linotype" w:hAnsi="Palatino Linotype" w:cs="Times New Roman"/>
        </w:rPr>
        <w:t xml:space="preserve">Accuracy Score: </w:t>
      </w:r>
    </w:p>
    <w:p w14:paraId="40587DA4" w14:textId="77777777" w:rsidR="00F5580A" w:rsidRPr="00933567" w:rsidRDefault="00F5580A" w:rsidP="00516AF3">
      <w:pPr>
        <w:pStyle w:val="NoSpacing"/>
        <w:numPr>
          <w:ilvl w:val="3"/>
          <w:numId w:val="16"/>
        </w:numPr>
        <w:ind w:left="1800"/>
        <w:rPr>
          <w:rFonts w:ascii="Palatino Linotype" w:hAnsi="Palatino Linotype" w:cs="Times New Roman"/>
          <w:b/>
        </w:rPr>
      </w:pPr>
      <w:r w:rsidRPr="00933567">
        <w:rPr>
          <w:rFonts w:ascii="Palatino Linotype" w:hAnsi="Palatino Linotype" w:cs="Times New Roman"/>
          <w:color w:val="222222"/>
          <w:shd w:val="clear" w:color="auto" w:fill="FFFFFF"/>
        </w:rPr>
        <w:t>Given a set of data points from repeated measurements of the same quantity, the set can be said to be </w:t>
      </w:r>
      <w:r w:rsidRPr="00933567">
        <w:rPr>
          <w:rFonts w:ascii="Palatino Linotype" w:hAnsi="Palatino Linotype" w:cs="Times New Roman"/>
          <w:iCs/>
          <w:color w:val="222222"/>
          <w:shd w:val="clear" w:color="auto" w:fill="FFFFFF"/>
        </w:rPr>
        <w:t>accurate</w:t>
      </w:r>
      <w:r w:rsidRPr="00933567">
        <w:rPr>
          <w:rFonts w:ascii="Palatino Linotype" w:hAnsi="Palatino Linotype" w:cs="Times New Roman"/>
          <w:color w:val="222222"/>
          <w:shd w:val="clear" w:color="auto" w:fill="FFFFFF"/>
        </w:rPr>
        <w:t> if their average is close to the </w:t>
      </w:r>
      <w:r w:rsidRPr="00933567">
        <w:rPr>
          <w:rFonts w:ascii="Palatino Linotype" w:hAnsi="Palatino Linotype" w:cs="Times New Roman"/>
          <w:iCs/>
          <w:color w:val="222222"/>
          <w:shd w:val="clear" w:color="auto" w:fill="FFFFFF"/>
        </w:rPr>
        <w:t>true value</w:t>
      </w:r>
      <w:r w:rsidRPr="00933567">
        <w:rPr>
          <w:rFonts w:ascii="Palatino Linotype" w:hAnsi="Palatino Linotype" w:cs="Times New Roman"/>
          <w:color w:val="222222"/>
          <w:shd w:val="clear" w:color="auto" w:fill="FFFFFF"/>
        </w:rPr>
        <w:t xml:space="preserve"> of the quantity being measured.  </w:t>
      </w:r>
      <w:r w:rsidRPr="00933567">
        <w:rPr>
          <w:rFonts w:ascii="Palatino Linotype" w:hAnsi="Palatino Linotype" w:cs="Times New Roman"/>
          <w:color w:val="1D1F22"/>
          <w:shd w:val="clear" w:color="auto" w:fill="FFFFFF"/>
        </w:rPr>
        <w:t xml:space="preserve">In multilabel classification, this function computes subset accuracy: the set of labels </w:t>
      </w:r>
      <w:r w:rsidRPr="00933567">
        <w:rPr>
          <w:rFonts w:ascii="Palatino Linotype" w:hAnsi="Palatino Linotype" w:cs="Times New Roman"/>
          <w:color w:val="1D1F22"/>
          <w:shd w:val="clear" w:color="auto" w:fill="FFFFFF"/>
        </w:rPr>
        <w:lastRenderedPageBreak/>
        <w:t>predicted for a sample must </w:t>
      </w:r>
      <w:r w:rsidRPr="00933567">
        <w:rPr>
          <w:rStyle w:val="Emphasis"/>
          <w:rFonts w:ascii="Palatino Linotype" w:hAnsi="Palatino Linotype" w:cs="Times New Roman"/>
          <w:color w:val="1D1F22"/>
          <w:shd w:val="clear" w:color="auto" w:fill="FFFFFF"/>
        </w:rPr>
        <w:t>exactly</w:t>
      </w:r>
      <w:r w:rsidRPr="00933567">
        <w:rPr>
          <w:rFonts w:ascii="Palatino Linotype" w:hAnsi="Palatino Linotype" w:cs="Times New Roman"/>
          <w:color w:val="1D1F22"/>
          <w:shd w:val="clear" w:color="auto" w:fill="FFFFFF"/>
        </w:rPr>
        <w:t> match the corresponding set of labels in y_true.</w:t>
      </w:r>
    </w:p>
    <w:p w14:paraId="1DD8E27C" w14:textId="77777777" w:rsidR="00F5580A" w:rsidRPr="001F2548" w:rsidRDefault="00F5580A" w:rsidP="00516AF3">
      <w:pPr>
        <w:pStyle w:val="NoSpacing"/>
        <w:numPr>
          <w:ilvl w:val="1"/>
          <w:numId w:val="16"/>
        </w:numPr>
        <w:ind w:left="360"/>
        <w:rPr>
          <w:rFonts w:ascii="Palatino Linotype" w:hAnsi="Palatino Linotype" w:cs="Times New Roman"/>
        </w:rPr>
      </w:pPr>
      <w:r w:rsidRPr="001F2548">
        <w:rPr>
          <w:rFonts w:ascii="Palatino Linotype" w:hAnsi="Palatino Linotype" w:cs="Times New Roman"/>
        </w:rPr>
        <w:t>Confusion Matrix:</w:t>
      </w:r>
    </w:p>
    <w:p w14:paraId="24757ABA" w14:textId="77777777" w:rsidR="00F5580A" w:rsidRPr="00933567" w:rsidRDefault="00F5580A" w:rsidP="00516AF3">
      <w:pPr>
        <w:pStyle w:val="NoSpacing"/>
        <w:numPr>
          <w:ilvl w:val="3"/>
          <w:numId w:val="16"/>
        </w:numPr>
        <w:ind w:left="1800"/>
        <w:rPr>
          <w:rFonts w:ascii="Palatino Linotype" w:hAnsi="Palatino Linotype" w:cs="Times New Roman"/>
          <w:b/>
        </w:rPr>
      </w:pPr>
      <w:r w:rsidRPr="00933567">
        <w:rPr>
          <w:rFonts w:ascii="Palatino Linotype" w:hAnsi="Palatino Linotype" w:cs="Times New Roman"/>
          <w:color w:val="222222"/>
          <w:shd w:val="clear" w:color="auto" w:fill="FFFFFF"/>
        </w:rPr>
        <w:t xml:space="preserve">A table providing a visualization of the performance of the chosen algorithm such that each row of the matrix represents the instances in a predicted class while each column represents the instances in an actual class.   </w:t>
      </w:r>
      <w:r w:rsidRPr="00933567">
        <w:rPr>
          <w:rFonts w:ascii="Palatino Linotype" w:hAnsi="Palatino Linotype" w:cs="Times New Roman"/>
          <w:color w:val="1D1F22"/>
          <w:shd w:val="clear" w:color="auto" w:fill="FFFFFF"/>
        </w:rPr>
        <w:t>A confusion matrix </w:t>
      </w:r>
      <w:r w:rsidRPr="00933567">
        <w:rPr>
          <w:rFonts w:ascii="Palatino Linotype" w:hAnsi="Palatino Linotype" w:cs="Times New Roman"/>
          <w:noProof/>
          <w:lang w:eastAsia="en-US"/>
        </w:rPr>
        <w:drawing>
          <wp:inline distT="0" distB="0" distL="0" distR="0" wp14:anchorId="4C7913C0" wp14:editId="5BF78012">
            <wp:extent cx="133350" cy="114300"/>
            <wp:effectExtent l="0" t="0" r="0" b="0"/>
            <wp:docPr id="28" name="Picture 2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933567">
        <w:rPr>
          <w:rFonts w:ascii="Palatino Linotype" w:hAnsi="Palatino Linotype" w:cs="Times New Roman"/>
          <w:color w:val="1D1F22"/>
          <w:shd w:val="clear" w:color="auto" w:fill="FFFFFF"/>
        </w:rPr>
        <w:t> is such that </w:t>
      </w:r>
      <w:r w:rsidRPr="00933567">
        <w:rPr>
          <w:rFonts w:ascii="Palatino Linotype" w:hAnsi="Palatino Linotype" w:cs="Times New Roman"/>
          <w:noProof/>
          <w:lang w:eastAsia="en-US"/>
        </w:rPr>
        <w:drawing>
          <wp:inline distT="0" distB="0" distL="0" distR="0" wp14:anchorId="40F90BC7" wp14:editId="2D45B7F2">
            <wp:extent cx="257175" cy="171450"/>
            <wp:effectExtent l="0" t="0" r="9525" b="0"/>
            <wp:docPr id="27" name="Picture 27" descr="C_{i,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_{i, 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 cy="171450"/>
                    </a:xfrm>
                    <a:prstGeom prst="rect">
                      <a:avLst/>
                    </a:prstGeom>
                    <a:noFill/>
                    <a:ln>
                      <a:noFill/>
                    </a:ln>
                  </pic:spPr>
                </pic:pic>
              </a:graphicData>
            </a:graphic>
          </wp:inline>
        </w:drawing>
      </w:r>
      <w:r w:rsidRPr="00933567">
        <w:rPr>
          <w:rFonts w:ascii="Palatino Linotype" w:hAnsi="Palatino Linotype" w:cs="Times New Roman"/>
          <w:color w:val="1D1F22"/>
          <w:shd w:val="clear" w:color="auto" w:fill="FFFFFF"/>
        </w:rPr>
        <w:t> is equal to the number of observations known to be in group </w:t>
      </w:r>
      <w:r w:rsidRPr="00933567">
        <w:rPr>
          <w:rFonts w:ascii="Palatino Linotype" w:hAnsi="Palatino Linotype" w:cs="Times New Roman"/>
          <w:noProof/>
          <w:lang w:eastAsia="en-US"/>
        </w:rPr>
        <w:drawing>
          <wp:inline distT="0" distB="0" distL="0" distR="0" wp14:anchorId="66AE92E8" wp14:editId="5246BFDF">
            <wp:extent cx="57150" cy="123825"/>
            <wp:effectExtent l="0" t="0" r="0" b="9525"/>
            <wp:docPr id="21" name="Picture 21"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 cy="123825"/>
                    </a:xfrm>
                    <a:prstGeom prst="rect">
                      <a:avLst/>
                    </a:prstGeom>
                    <a:noFill/>
                    <a:ln>
                      <a:noFill/>
                    </a:ln>
                  </pic:spPr>
                </pic:pic>
              </a:graphicData>
            </a:graphic>
          </wp:inline>
        </w:drawing>
      </w:r>
      <w:r w:rsidRPr="00933567">
        <w:rPr>
          <w:rFonts w:ascii="Palatino Linotype" w:hAnsi="Palatino Linotype" w:cs="Times New Roman"/>
          <w:color w:val="1D1F22"/>
          <w:shd w:val="clear" w:color="auto" w:fill="FFFFFF"/>
        </w:rPr>
        <w:t> but predicted to be in group </w:t>
      </w:r>
      <w:r w:rsidRPr="00933567">
        <w:rPr>
          <w:rFonts w:ascii="Palatino Linotype" w:hAnsi="Palatino Linotype" w:cs="Times New Roman"/>
          <w:noProof/>
          <w:lang w:eastAsia="en-US"/>
        </w:rPr>
        <w:drawing>
          <wp:inline distT="0" distB="0" distL="0" distR="0" wp14:anchorId="7F3BB5EF" wp14:editId="30BF8F8E">
            <wp:extent cx="85725" cy="152400"/>
            <wp:effectExtent l="0" t="0" r="9525" b="0"/>
            <wp:docPr id="32" name="Picture 32"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Pr="00933567">
        <w:rPr>
          <w:rFonts w:ascii="Palatino Linotype" w:hAnsi="Palatino Linotype" w:cs="Times New Roman"/>
          <w:color w:val="1D1F22"/>
          <w:shd w:val="clear" w:color="auto" w:fill="FFFFFF"/>
        </w:rPr>
        <w:t>.</w:t>
      </w:r>
    </w:p>
    <w:p w14:paraId="49F1F694" w14:textId="77777777" w:rsidR="00F5580A" w:rsidRPr="00933567" w:rsidRDefault="00F5580A" w:rsidP="008C3935">
      <w:pPr>
        <w:pStyle w:val="NoSpacing"/>
        <w:rPr>
          <w:rFonts w:ascii="Palatino Linotype" w:hAnsi="Palatino Linotype" w:cs="Times New Roman"/>
        </w:rPr>
      </w:pPr>
    </w:p>
    <w:p w14:paraId="628D70C4" w14:textId="77777777" w:rsidR="00F5580A" w:rsidRPr="00933567" w:rsidRDefault="00F5580A" w:rsidP="00516AF3">
      <w:pPr>
        <w:pStyle w:val="NoSpacing"/>
        <w:numPr>
          <w:ilvl w:val="1"/>
          <w:numId w:val="16"/>
        </w:numPr>
        <w:ind w:left="360"/>
        <w:rPr>
          <w:rFonts w:ascii="Palatino Linotype" w:hAnsi="Palatino Linotype" w:cs="Times New Roman"/>
        </w:rPr>
      </w:pPr>
      <w:r w:rsidRPr="00933567">
        <w:rPr>
          <w:rFonts w:ascii="Palatino Linotype" w:hAnsi="Palatino Linotype" w:cs="Times New Roman"/>
        </w:rPr>
        <w:t>Classification Report:</w:t>
      </w:r>
    </w:p>
    <w:p w14:paraId="672C09B5" w14:textId="77777777" w:rsidR="00F5580A" w:rsidRPr="00933567" w:rsidRDefault="00F5580A" w:rsidP="00516AF3">
      <w:pPr>
        <w:pStyle w:val="NoSpacing"/>
        <w:numPr>
          <w:ilvl w:val="3"/>
          <w:numId w:val="16"/>
        </w:numPr>
        <w:ind w:left="1800"/>
        <w:rPr>
          <w:rFonts w:ascii="Palatino Linotype" w:hAnsi="Palatino Linotype" w:cs="Times New Roman"/>
          <w:b/>
        </w:rPr>
      </w:pPr>
      <w:r w:rsidRPr="00933567">
        <w:rPr>
          <w:rFonts w:ascii="Palatino Linotype" w:hAnsi="Palatino Linotype" w:cs="Times New Roman"/>
          <w:color w:val="222222"/>
          <w:shd w:val="clear" w:color="auto" w:fill="FFFFFF"/>
        </w:rPr>
        <w:t>A text report showing the main classification metrics.  A table providing a visualization of the performance of</w:t>
      </w:r>
      <w:r w:rsidRPr="00933567">
        <w:rPr>
          <w:rFonts w:ascii="Palatino Linotype" w:hAnsi="Palatino Linotype" w:cs="Times New Roman"/>
          <w:b/>
        </w:rPr>
        <w:tab/>
      </w:r>
      <w:r w:rsidRPr="00933567">
        <w:rPr>
          <w:rFonts w:ascii="Palatino Linotype" w:hAnsi="Palatino Linotype" w:cs="Times New Roman"/>
          <w:color w:val="242729"/>
        </w:rPr>
        <w:t>f1-score gives you the harmonic mean of precision and recall. The scores corresponding to every class will tell you the accuracy of the classifier in classifying the data points in that particular class compared to all other classes; Support is the number of samples of the true response to that class.</w:t>
      </w:r>
    </w:p>
    <w:p w14:paraId="1F7D6449" w14:textId="77777777" w:rsidR="00F5580A" w:rsidRPr="00933567" w:rsidRDefault="00F5580A" w:rsidP="008C3935">
      <w:pPr>
        <w:pStyle w:val="NoSpacing"/>
        <w:ind w:firstLine="720"/>
        <w:rPr>
          <w:rFonts w:ascii="Palatino Linotype" w:hAnsi="Palatino Linotype" w:cs="Times New Roman"/>
          <w:b/>
          <w:i/>
        </w:rPr>
      </w:pPr>
    </w:p>
    <w:p w14:paraId="287CFDD7" w14:textId="77777777" w:rsidR="00C90399" w:rsidRPr="001F2548" w:rsidRDefault="00C90399" w:rsidP="008C3935">
      <w:pPr>
        <w:pStyle w:val="NoSpacing"/>
        <w:ind w:firstLine="720"/>
        <w:rPr>
          <w:rFonts w:ascii="Palatino Linotype" w:hAnsi="Palatino Linotype" w:cs="Times New Roman"/>
          <w:b/>
          <w:i/>
        </w:rPr>
      </w:pPr>
    </w:p>
    <w:p w14:paraId="5E22F938" w14:textId="77777777" w:rsidR="00C90399" w:rsidRPr="001F2548" w:rsidRDefault="00C90399" w:rsidP="008C3935">
      <w:pPr>
        <w:pStyle w:val="NoSpacing"/>
        <w:ind w:firstLine="720"/>
        <w:rPr>
          <w:rFonts w:ascii="Palatino Linotype" w:hAnsi="Palatino Linotype" w:cs="Times New Roman"/>
          <w:b/>
          <w:i/>
        </w:rPr>
      </w:pPr>
    </w:p>
    <w:p w14:paraId="7EBFCA8F" w14:textId="77777777" w:rsidR="00C90399" w:rsidRPr="001F2548" w:rsidRDefault="00C90399" w:rsidP="008C3935">
      <w:pPr>
        <w:pStyle w:val="NoSpacing"/>
        <w:ind w:firstLine="720"/>
        <w:rPr>
          <w:rFonts w:ascii="Palatino Linotype" w:hAnsi="Palatino Linotype" w:cs="Times New Roman"/>
          <w:b/>
          <w:i/>
        </w:rPr>
      </w:pPr>
    </w:p>
    <w:p w14:paraId="1ECABB66" w14:textId="77777777" w:rsidR="00C90399" w:rsidRPr="001F2548" w:rsidRDefault="00C90399" w:rsidP="008C3935">
      <w:pPr>
        <w:pStyle w:val="NoSpacing"/>
        <w:ind w:firstLine="720"/>
        <w:rPr>
          <w:rFonts w:ascii="Palatino Linotype" w:hAnsi="Palatino Linotype" w:cs="Times New Roman"/>
          <w:b/>
          <w:i/>
        </w:rPr>
      </w:pPr>
    </w:p>
    <w:p w14:paraId="6283FDD0" w14:textId="77777777" w:rsidR="00C90399" w:rsidRPr="001F2548" w:rsidRDefault="00C90399" w:rsidP="008C3935">
      <w:pPr>
        <w:pStyle w:val="NoSpacing"/>
        <w:ind w:firstLine="720"/>
        <w:rPr>
          <w:rFonts w:ascii="Palatino Linotype" w:hAnsi="Palatino Linotype" w:cs="Times New Roman"/>
          <w:b/>
          <w:i/>
        </w:rPr>
      </w:pPr>
    </w:p>
    <w:p w14:paraId="7CACF285" w14:textId="77777777" w:rsidR="00C90399" w:rsidRPr="001F2548" w:rsidRDefault="00C90399" w:rsidP="008C3935">
      <w:pPr>
        <w:pStyle w:val="NoSpacing"/>
        <w:ind w:firstLine="720"/>
        <w:rPr>
          <w:rFonts w:ascii="Palatino Linotype" w:hAnsi="Palatino Linotype" w:cs="Times New Roman"/>
          <w:b/>
          <w:i/>
        </w:rPr>
      </w:pPr>
    </w:p>
    <w:p w14:paraId="11E0CFFB" w14:textId="77777777" w:rsidR="00C90399" w:rsidRDefault="00C90399" w:rsidP="008C3935">
      <w:pPr>
        <w:pStyle w:val="NoSpacing"/>
        <w:ind w:firstLine="720"/>
        <w:rPr>
          <w:rFonts w:ascii="Palatino Linotype" w:hAnsi="Palatino Linotype" w:cs="Times New Roman"/>
          <w:b/>
          <w:i/>
        </w:rPr>
      </w:pPr>
    </w:p>
    <w:p w14:paraId="789786CE" w14:textId="77777777" w:rsidR="008C3935" w:rsidRDefault="008C3935" w:rsidP="008C3935">
      <w:pPr>
        <w:pStyle w:val="NoSpacing"/>
        <w:ind w:firstLine="720"/>
        <w:rPr>
          <w:rFonts w:ascii="Palatino Linotype" w:hAnsi="Palatino Linotype" w:cs="Times New Roman"/>
          <w:b/>
          <w:i/>
        </w:rPr>
      </w:pPr>
    </w:p>
    <w:p w14:paraId="681B76A2" w14:textId="77777777" w:rsidR="008C3935" w:rsidRPr="001F2548" w:rsidRDefault="008C3935" w:rsidP="008C3935">
      <w:pPr>
        <w:pStyle w:val="NoSpacing"/>
        <w:ind w:firstLine="720"/>
        <w:rPr>
          <w:rFonts w:ascii="Palatino Linotype" w:hAnsi="Palatino Linotype" w:cs="Times New Roman"/>
          <w:b/>
          <w:i/>
        </w:rPr>
      </w:pPr>
    </w:p>
    <w:p w14:paraId="00A310FA" w14:textId="77777777" w:rsidR="00C90399" w:rsidRPr="001F2548" w:rsidRDefault="00C90399" w:rsidP="008C3935">
      <w:pPr>
        <w:pStyle w:val="NoSpacing"/>
        <w:ind w:firstLine="720"/>
        <w:rPr>
          <w:rFonts w:ascii="Palatino Linotype" w:hAnsi="Palatino Linotype" w:cs="Times New Roman"/>
          <w:b/>
          <w:i/>
        </w:rPr>
      </w:pPr>
    </w:p>
    <w:p w14:paraId="0ACEFE6C" w14:textId="77777777" w:rsidR="00151AB7" w:rsidRDefault="00151AB7" w:rsidP="00151AB7">
      <w:pPr>
        <w:rPr>
          <w:rFonts w:ascii="Palatino Linotype" w:hAnsi="Palatino Linotype" w:cs="Times New Roman"/>
          <w:b/>
          <w:i/>
          <w:kern w:val="0"/>
        </w:rPr>
      </w:pPr>
    </w:p>
    <w:p w14:paraId="4203202B" w14:textId="77777777" w:rsidR="00151AB7" w:rsidRPr="00151AB7" w:rsidRDefault="00151AB7" w:rsidP="00151AB7">
      <w:pPr>
        <w:pStyle w:val="NoSpacing"/>
        <w:rPr>
          <w:b/>
        </w:rPr>
      </w:pPr>
      <w:r w:rsidRPr="00151AB7">
        <w:rPr>
          <w:b/>
        </w:rPr>
        <w:lastRenderedPageBreak/>
        <w:t xml:space="preserve">4.2.3 </w:t>
      </w:r>
      <w:r w:rsidR="00F5580A" w:rsidRPr="00151AB7">
        <w:rPr>
          <w:b/>
        </w:rPr>
        <w:t>DATA CLASSIFICATION MODEL GENERATION</w:t>
      </w:r>
    </w:p>
    <w:p w14:paraId="0CF5FA09" w14:textId="77777777" w:rsidR="001F2548" w:rsidRPr="00151AB7" w:rsidRDefault="00F5580A" w:rsidP="006B44F2">
      <w:pPr>
        <w:pStyle w:val="ListParagraph"/>
        <w:numPr>
          <w:ilvl w:val="0"/>
          <w:numId w:val="32"/>
        </w:numPr>
      </w:pPr>
      <w:r w:rsidRPr="006B44F2">
        <w:rPr>
          <w:rFonts w:ascii="Palatino Linotype" w:hAnsi="Palatino Linotype" w:cs="Times New Roman"/>
        </w:rPr>
        <w:t>Building the Data classification model is a multistep process, requiring:</w:t>
      </w:r>
    </w:p>
    <w:p w14:paraId="5385F659" w14:textId="77777777" w:rsidR="001F2548" w:rsidRDefault="00F5580A" w:rsidP="00CC1790">
      <w:pPr>
        <w:pStyle w:val="NoSpacing"/>
        <w:numPr>
          <w:ilvl w:val="1"/>
          <w:numId w:val="32"/>
        </w:numPr>
        <w:rPr>
          <w:rFonts w:ascii="Palatino Linotype" w:hAnsi="Palatino Linotype" w:cs="Times New Roman"/>
        </w:rPr>
      </w:pPr>
      <w:r w:rsidRPr="001F2548">
        <w:rPr>
          <w:rFonts w:ascii="Palatino Linotype" w:hAnsi="Palatino Linotype" w:cs="Times New Roman"/>
        </w:rPr>
        <w:t>Preprocessing</w:t>
      </w:r>
    </w:p>
    <w:p w14:paraId="55488E52" w14:textId="77777777" w:rsidR="001F2548" w:rsidRDefault="00F5580A" w:rsidP="006B44F2">
      <w:pPr>
        <w:pStyle w:val="NoSpacing"/>
        <w:numPr>
          <w:ilvl w:val="1"/>
          <w:numId w:val="32"/>
        </w:numPr>
        <w:rPr>
          <w:rFonts w:ascii="Palatino Linotype" w:hAnsi="Palatino Linotype" w:cs="Times New Roman"/>
        </w:rPr>
      </w:pPr>
      <w:r w:rsidRPr="001F2548">
        <w:rPr>
          <w:rFonts w:ascii="Palatino Linotype" w:hAnsi="Palatino Linotype" w:cs="Times New Roman"/>
        </w:rPr>
        <w:t>Training set generation</w:t>
      </w:r>
    </w:p>
    <w:p w14:paraId="5B88BF65" w14:textId="77777777" w:rsidR="00F5580A" w:rsidRPr="001F2548" w:rsidRDefault="001F2548" w:rsidP="006B44F2">
      <w:pPr>
        <w:pStyle w:val="NoSpacing"/>
        <w:numPr>
          <w:ilvl w:val="1"/>
          <w:numId w:val="32"/>
        </w:numPr>
        <w:rPr>
          <w:rFonts w:ascii="Palatino Linotype" w:hAnsi="Palatino Linotype" w:cs="Times New Roman"/>
        </w:rPr>
      </w:pPr>
      <w:r>
        <w:rPr>
          <w:rFonts w:ascii="Palatino Linotype" w:hAnsi="Palatino Linotype" w:cs="Times New Roman"/>
        </w:rPr>
        <w:t xml:space="preserve">A </w:t>
      </w:r>
      <w:r w:rsidR="00F5580A" w:rsidRPr="001F2548">
        <w:rPr>
          <w:rFonts w:ascii="Palatino Linotype" w:hAnsi="Palatino Linotype" w:cs="Times New Roman"/>
        </w:rPr>
        <w:t xml:space="preserve">‘Fitting’ </w:t>
      </w:r>
      <w:r>
        <w:rPr>
          <w:rFonts w:ascii="Palatino Linotype" w:hAnsi="Palatino Linotype" w:cs="Times New Roman"/>
        </w:rPr>
        <w:t xml:space="preserve">of </w:t>
      </w:r>
      <w:r w:rsidR="00F5580A" w:rsidRPr="001F2548">
        <w:rPr>
          <w:rFonts w:ascii="Palatino Linotype" w:hAnsi="Palatino Linotype" w:cs="Times New Roman"/>
        </w:rPr>
        <w:t>the Model</w:t>
      </w:r>
    </w:p>
    <w:p w14:paraId="28237D34" w14:textId="77777777" w:rsidR="00F5580A" w:rsidRPr="001F2548" w:rsidRDefault="00F5580A" w:rsidP="00F5580A">
      <w:pPr>
        <w:pStyle w:val="NoSpacing"/>
        <w:ind w:left="2160"/>
        <w:rPr>
          <w:rFonts w:ascii="Palatino Linotype" w:hAnsi="Palatino Linotype" w:cs="Times New Roman"/>
        </w:rPr>
      </w:pPr>
    </w:p>
    <w:p w14:paraId="748702DD" w14:textId="77777777" w:rsidR="00F5580A" w:rsidRPr="001F2548" w:rsidRDefault="003E1C82" w:rsidP="003E1C82">
      <w:pPr>
        <w:pStyle w:val="NoSpacing"/>
        <w:rPr>
          <w:rFonts w:ascii="Palatino Linotype" w:hAnsi="Palatino Linotype" w:cs="Times New Roman"/>
          <w:b/>
          <w:i/>
        </w:rPr>
      </w:pPr>
      <w:r w:rsidRPr="001F2548">
        <w:rPr>
          <w:rFonts w:ascii="Palatino Linotype" w:hAnsi="Palatino Linotype" w:cs="Times New Roman"/>
          <w:b/>
          <w:i/>
          <w:noProof/>
          <w:lang w:eastAsia="en-US"/>
        </w:rPr>
        <w:drawing>
          <wp:inline distT="0" distB="0" distL="0" distR="0" wp14:anchorId="3FF30CA2" wp14:editId="6A3878B8">
            <wp:extent cx="5742572" cy="2758440"/>
            <wp:effectExtent l="0" t="0" r="0" b="381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59768" cy="2766700"/>
                    </a:xfrm>
                    <a:prstGeom prst="rect">
                      <a:avLst/>
                    </a:prstGeom>
                  </pic:spPr>
                </pic:pic>
              </a:graphicData>
            </a:graphic>
          </wp:inline>
        </w:drawing>
      </w:r>
    </w:p>
    <w:p w14:paraId="7A85C35B" w14:textId="77777777" w:rsidR="001F2548" w:rsidRDefault="001F2548" w:rsidP="00F5580A">
      <w:pPr>
        <w:pStyle w:val="NoSpacing"/>
        <w:rPr>
          <w:rFonts w:ascii="Palatino Linotype" w:hAnsi="Palatino Linotype" w:cs="Times New Roman"/>
          <w:b/>
          <w:i/>
        </w:rPr>
      </w:pPr>
    </w:p>
    <w:p w14:paraId="78A469A0" w14:textId="77777777" w:rsidR="001F2548" w:rsidRDefault="001F2548" w:rsidP="00F5580A">
      <w:pPr>
        <w:pStyle w:val="NoSpacing"/>
        <w:rPr>
          <w:rFonts w:ascii="Palatino Linotype" w:hAnsi="Palatino Linotype" w:cs="Times New Roman"/>
          <w:b/>
          <w:i/>
        </w:rPr>
      </w:pPr>
    </w:p>
    <w:p w14:paraId="56750ACC" w14:textId="77777777" w:rsidR="001F2548" w:rsidRDefault="001F2548" w:rsidP="00F5580A">
      <w:pPr>
        <w:pStyle w:val="NoSpacing"/>
        <w:rPr>
          <w:rFonts w:ascii="Palatino Linotype" w:hAnsi="Palatino Linotype" w:cs="Times New Roman"/>
          <w:b/>
          <w:i/>
        </w:rPr>
      </w:pPr>
    </w:p>
    <w:p w14:paraId="632C0EB2" w14:textId="77777777" w:rsidR="001F2548" w:rsidRDefault="001F2548" w:rsidP="00F5580A">
      <w:pPr>
        <w:pStyle w:val="NoSpacing"/>
        <w:rPr>
          <w:rFonts w:ascii="Palatino Linotype" w:hAnsi="Palatino Linotype" w:cs="Times New Roman"/>
          <w:b/>
          <w:i/>
        </w:rPr>
      </w:pPr>
    </w:p>
    <w:p w14:paraId="2C3CB3A8" w14:textId="77777777" w:rsidR="001F2548" w:rsidRDefault="001F2548" w:rsidP="00F5580A">
      <w:pPr>
        <w:pStyle w:val="NoSpacing"/>
        <w:rPr>
          <w:rFonts w:ascii="Palatino Linotype" w:hAnsi="Palatino Linotype" w:cs="Times New Roman"/>
          <w:b/>
          <w:i/>
        </w:rPr>
      </w:pPr>
    </w:p>
    <w:p w14:paraId="2FC50A93" w14:textId="77777777" w:rsidR="001F2548" w:rsidRDefault="001F2548" w:rsidP="00F5580A">
      <w:pPr>
        <w:pStyle w:val="NoSpacing"/>
        <w:rPr>
          <w:rFonts w:ascii="Palatino Linotype" w:hAnsi="Palatino Linotype" w:cs="Times New Roman"/>
          <w:b/>
          <w:i/>
        </w:rPr>
      </w:pPr>
    </w:p>
    <w:p w14:paraId="35337B60" w14:textId="77777777" w:rsidR="001F2548" w:rsidRDefault="001F2548" w:rsidP="00F5580A">
      <w:pPr>
        <w:pStyle w:val="NoSpacing"/>
        <w:rPr>
          <w:rFonts w:ascii="Palatino Linotype" w:hAnsi="Palatino Linotype" w:cs="Times New Roman"/>
          <w:b/>
          <w:i/>
        </w:rPr>
      </w:pPr>
    </w:p>
    <w:p w14:paraId="1310E0C7" w14:textId="77777777" w:rsidR="001F2548" w:rsidRDefault="001F2548" w:rsidP="00F5580A">
      <w:pPr>
        <w:pStyle w:val="NoSpacing"/>
        <w:rPr>
          <w:rFonts w:ascii="Palatino Linotype" w:hAnsi="Palatino Linotype" w:cs="Times New Roman"/>
          <w:b/>
          <w:i/>
        </w:rPr>
      </w:pPr>
    </w:p>
    <w:p w14:paraId="098BF00A" w14:textId="77777777" w:rsidR="001F2548" w:rsidRDefault="001F2548" w:rsidP="00F5580A">
      <w:pPr>
        <w:pStyle w:val="NoSpacing"/>
        <w:rPr>
          <w:rFonts w:ascii="Palatino Linotype" w:hAnsi="Palatino Linotype" w:cs="Times New Roman"/>
          <w:b/>
          <w:i/>
        </w:rPr>
      </w:pPr>
    </w:p>
    <w:p w14:paraId="58845685" w14:textId="77777777" w:rsidR="001F2548" w:rsidRDefault="001F2548" w:rsidP="00F5580A">
      <w:pPr>
        <w:pStyle w:val="NoSpacing"/>
        <w:rPr>
          <w:rFonts w:ascii="Palatino Linotype" w:hAnsi="Palatino Linotype" w:cs="Times New Roman"/>
          <w:b/>
          <w:i/>
        </w:rPr>
      </w:pPr>
    </w:p>
    <w:p w14:paraId="67F81091" w14:textId="77777777" w:rsidR="001F2548" w:rsidRDefault="001F2548" w:rsidP="00F5580A">
      <w:pPr>
        <w:pStyle w:val="NoSpacing"/>
        <w:rPr>
          <w:rFonts w:ascii="Palatino Linotype" w:hAnsi="Palatino Linotype" w:cs="Times New Roman"/>
          <w:b/>
          <w:i/>
        </w:rPr>
      </w:pPr>
    </w:p>
    <w:p w14:paraId="32A08C3A" w14:textId="77777777" w:rsidR="00F5580A" w:rsidRPr="001F2548" w:rsidRDefault="006F503E" w:rsidP="00F5580A">
      <w:pPr>
        <w:pStyle w:val="NoSpacing"/>
        <w:rPr>
          <w:rFonts w:ascii="Palatino Linotype" w:hAnsi="Palatino Linotype" w:cs="Times New Roman"/>
          <w:b/>
          <w:i/>
        </w:rPr>
      </w:pPr>
      <w:r>
        <w:rPr>
          <w:rFonts w:ascii="Palatino Linotype" w:hAnsi="Palatino Linotype" w:cs="Times New Roman"/>
          <w:b/>
          <w:i/>
        </w:rPr>
        <w:lastRenderedPageBreak/>
        <w:t>4.2.</w:t>
      </w:r>
      <w:r w:rsidR="00F5580A" w:rsidRPr="001F2548">
        <w:rPr>
          <w:rFonts w:ascii="Palatino Linotype" w:hAnsi="Palatino Linotype" w:cs="Times New Roman"/>
          <w:b/>
          <w:i/>
        </w:rPr>
        <w:t>4</w:t>
      </w:r>
      <w:r w:rsidR="00F5580A" w:rsidRPr="001F2548">
        <w:rPr>
          <w:rFonts w:ascii="Palatino Linotype" w:hAnsi="Palatino Linotype" w:cs="Times New Roman"/>
          <w:b/>
          <w:i/>
        </w:rPr>
        <w:tab/>
        <w:t xml:space="preserve"> PRE-PROCESSING:</w:t>
      </w:r>
    </w:p>
    <w:p w14:paraId="54306915" w14:textId="77777777" w:rsidR="00F5580A" w:rsidRPr="001F2548" w:rsidRDefault="00F5580A" w:rsidP="00F5580A">
      <w:pPr>
        <w:pStyle w:val="NoSpacing"/>
        <w:ind w:firstLine="720"/>
        <w:rPr>
          <w:rFonts w:ascii="Palatino Linotype" w:hAnsi="Palatino Linotype" w:cs="Times New Roman"/>
          <w:b/>
          <w:i/>
        </w:rPr>
      </w:pPr>
      <w:r w:rsidRPr="001F2548">
        <w:rPr>
          <w:rFonts w:ascii="Palatino Linotype" w:hAnsi="Palatino Linotype" w:cs="Times New Roman"/>
          <w:b/>
          <w:i/>
          <w:noProof/>
          <w:lang w:eastAsia="en-US"/>
        </w:rPr>
        <w:drawing>
          <wp:inline distT="0" distB="0" distL="0" distR="0" wp14:anchorId="137C0AD4" wp14:editId="18B834A5">
            <wp:extent cx="5943600" cy="3219450"/>
            <wp:effectExtent l="0" t="0" r="0" b="0"/>
            <wp:docPr id="34" name="Picture 34" descr="C:\fu_class\sw560\prototype\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u_class\sw560\prototype\preprocess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03C2690" w14:textId="77777777" w:rsidR="00F5580A" w:rsidRPr="001F2548" w:rsidRDefault="00F5580A" w:rsidP="00F5580A">
      <w:pPr>
        <w:pStyle w:val="NoSpacing"/>
        <w:rPr>
          <w:rFonts w:ascii="Palatino Linotype" w:hAnsi="Palatino Linotype" w:cs="Times New Roman"/>
          <w:b/>
          <w:i/>
        </w:rPr>
      </w:pPr>
    </w:p>
    <w:p w14:paraId="7EA05DA4" w14:textId="77777777" w:rsidR="00F5580A" w:rsidRPr="001F2548" w:rsidRDefault="006F503E" w:rsidP="00F5580A">
      <w:pPr>
        <w:pStyle w:val="NoSpacing"/>
        <w:rPr>
          <w:rFonts w:ascii="Palatino Linotype" w:hAnsi="Palatino Linotype" w:cs="Times New Roman"/>
          <w:b/>
          <w:i/>
        </w:rPr>
      </w:pPr>
      <w:r>
        <w:rPr>
          <w:rFonts w:ascii="Palatino Linotype" w:hAnsi="Palatino Linotype" w:cs="Times New Roman"/>
          <w:b/>
          <w:i/>
        </w:rPr>
        <w:t>4.2.</w:t>
      </w:r>
      <w:r w:rsidR="00CF67CB" w:rsidRPr="001F2548">
        <w:rPr>
          <w:rFonts w:ascii="Palatino Linotype" w:hAnsi="Palatino Linotype" w:cs="Times New Roman"/>
          <w:b/>
          <w:i/>
        </w:rPr>
        <w:t>5</w:t>
      </w:r>
      <w:r w:rsidR="00F5580A" w:rsidRPr="001F2548">
        <w:rPr>
          <w:rFonts w:ascii="Palatino Linotype" w:hAnsi="Palatino Linotype" w:cs="Times New Roman"/>
          <w:b/>
          <w:i/>
        </w:rPr>
        <w:t xml:space="preserve"> TRAINING SET:</w:t>
      </w:r>
    </w:p>
    <w:p w14:paraId="69355C07" w14:textId="77777777" w:rsidR="00F5580A" w:rsidRPr="001F2548" w:rsidRDefault="00F5580A" w:rsidP="00F5580A">
      <w:pPr>
        <w:pStyle w:val="NoSpacing"/>
        <w:rPr>
          <w:rFonts w:ascii="Palatino Linotype" w:hAnsi="Palatino Linotype" w:cs="Times New Roman"/>
          <w:b/>
          <w:i/>
        </w:rPr>
      </w:pPr>
      <w:r w:rsidRPr="001F2548">
        <w:rPr>
          <w:rFonts w:ascii="Palatino Linotype" w:hAnsi="Palatino Linotype" w:cs="Times New Roman"/>
          <w:noProof/>
          <w:lang w:eastAsia="en-US"/>
        </w:rPr>
        <w:drawing>
          <wp:inline distT="0" distB="0" distL="0" distR="0" wp14:anchorId="6DC8584F" wp14:editId="39F0BBA5">
            <wp:extent cx="5943600" cy="297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74975"/>
                    </a:xfrm>
                    <a:prstGeom prst="rect">
                      <a:avLst/>
                    </a:prstGeom>
                  </pic:spPr>
                </pic:pic>
              </a:graphicData>
            </a:graphic>
          </wp:inline>
        </w:drawing>
      </w:r>
    </w:p>
    <w:p w14:paraId="3F1877B2" w14:textId="77777777" w:rsidR="00F5580A" w:rsidRPr="001F2548" w:rsidRDefault="00F5580A" w:rsidP="00F5580A">
      <w:pPr>
        <w:pStyle w:val="NoSpacing"/>
        <w:rPr>
          <w:rFonts w:ascii="Palatino Linotype" w:hAnsi="Palatino Linotype" w:cs="Times New Roman"/>
          <w:b/>
          <w:i/>
        </w:rPr>
      </w:pPr>
    </w:p>
    <w:p w14:paraId="28B4CADF" w14:textId="77777777" w:rsidR="00F5580A" w:rsidRPr="001F2548" w:rsidRDefault="00F5580A" w:rsidP="00F5580A">
      <w:pPr>
        <w:pStyle w:val="NoSpacing"/>
        <w:rPr>
          <w:rFonts w:ascii="Palatino Linotype" w:hAnsi="Palatino Linotype" w:cs="Times New Roman"/>
          <w:b/>
          <w:i/>
        </w:rPr>
      </w:pPr>
    </w:p>
    <w:p w14:paraId="3AD7935F" w14:textId="77777777" w:rsidR="00F5580A" w:rsidRPr="001F2548" w:rsidRDefault="00F5580A" w:rsidP="00F5580A">
      <w:pPr>
        <w:pStyle w:val="NoSpacing"/>
        <w:rPr>
          <w:rFonts w:ascii="Palatino Linotype" w:hAnsi="Palatino Linotype" w:cs="Times New Roman"/>
          <w:b/>
          <w:i/>
        </w:rPr>
      </w:pPr>
    </w:p>
    <w:p w14:paraId="7B3D6C7D" w14:textId="77777777" w:rsidR="00F5580A" w:rsidRPr="001F2548" w:rsidRDefault="006F503E" w:rsidP="00F5580A">
      <w:pPr>
        <w:pStyle w:val="NoSpacing"/>
        <w:rPr>
          <w:rFonts w:ascii="Palatino Linotype" w:hAnsi="Palatino Linotype" w:cs="Times New Roman"/>
          <w:b/>
          <w:i/>
        </w:rPr>
      </w:pPr>
      <w:r>
        <w:rPr>
          <w:rFonts w:ascii="Palatino Linotype" w:hAnsi="Palatino Linotype" w:cs="Times New Roman"/>
          <w:b/>
          <w:i/>
        </w:rPr>
        <w:lastRenderedPageBreak/>
        <w:t>4.2.6</w:t>
      </w:r>
      <w:r w:rsidR="00F5580A" w:rsidRPr="001F2548">
        <w:rPr>
          <w:rFonts w:ascii="Palatino Linotype" w:hAnsi="Palatino Linotype" w:cs="Times New Roman"/>
          <w:b/>
          <w:i/>
        </w:rPr>
        <w:t xml:space="preserve"> MODEL FITTING:</w:t>
      </w:r>
    </w:p>
    <w:p w14:paraId="7E77F476" w14:textId="77777777" w:rsidR="00AE173B" w:rsidRDefault="00F5580A" w:rsidP="00AE3AF5">
      <w:pPr>
        <w:pStyle w:val="NoSpacing"/>
        <w:rPr>
          <w:b/>
          <w:i/>
        </w:rPr>
      </w:pPr>
      <w:r w:rsidRPr="001F2548">
        <w:rPr>
          <w:rFonts w:ascii="Palatino Linotype" w:hAnsi="Palatino Linotype" w:cs="Times New Roman"/>
          <w:b/>
          <w:i/>
          <w:noProof/>
          <w:lang w:eastAsia="en-US"/>
        </w:rPr>
        <w:drawing>
          <wp:inline distT="0" distB="0" distL="0" distR="0" wp14:anchorId="635B86F9" wp14:editId="4955FD16">
            <wp:extent cx="5943600" cy="2936769"/>
            <wp:effectExtent l="0" t="0" r="0" b="0"/>
            <wp:docPr id="35" name="Picture 35" descr="C:\fu_class\sw560\prototype\model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u_class\sw560\prototype\modelF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36769"/>
                    </a:xfrm>
                    <a:prstGeom prst="rect">
                      <a:avLst/>
                    </a:prstGeom>
                    <a:noFill/>
                    <a:ln>
                      <a:noFill/>
                    </a:ln>
                  </pic:spPr>
                </pic:pic>
              </a:graphicData>
            </a:graphic>
          </wp:inline>
        </w:drawing>
      </w:r>
    </w:p>
    <w:p w14:paraId="5AEA5936" w14:textId="77777777" w:rsidR="00AE173B" w:rsidRDefault="00AE173B" w:rsidP="00AE3AF5">
      <w:pPr>
        <w:pStyle w:val="NoSpacing"/>
        <w:rPr>
          <w:b/>
          <w:i/>
        </w:rPr>
      </w:pPr>
    </w:p>
    <w:p w14:paraId="6B6D60AE" w14:textId="77777777" w:rsidR="00AE173B" w:rsidRDefault="00AE3AF5" w:rsidP="00AE173B">
      <w:pPr>
        <w:pStyle w:val="NoSpacing"/>
        <w:rPr>
          <w:b/>
          <w:i/>
        </w:rPr>
      </w:pPr>
      <w:r>
        <w:rPr>
          <w:b/>
          <w:i/>
        </w:rPr>
        <w:t xml:space="preserve">4.3 </w:t>
      </w:r>
      <w:r w:rsidR="00F62BD9" w:rsidRPr="00707EDA">
        <w:rPr>
          <w:b/>
          <w:i/>
        </w:rPr>
        <w:t>TECHNOLOGY</w:t>
      </w:r>
      <w:r w:rsidR="00707EDA" w:rsidRPr="00707EDA">
        <w:rPr>
          <w:b/>
          <w:i/>
        </w:rPr>
        <w:t>:</w:t>
      </w:r>
    </w:p>
    <w:p w14:paraId="5E22DAE9" w14:textId="77777777" w:rsidR="00F62BD9" w:rsidRPr="00AE173B" w:rsidRDefault="00AE173B" w:rsidP="00AE173B">
      <w:pPr>
        <w:pStyle w:val="NoSpacing"/>
        <w:rPr>
          <w:rFonts w:ascii="Palatino Linotype" w:hAnsi="Palatino Linotype" w:cs="Times New Roman"/>
          <w:b/>
          <w:i/>
        </w:rPr>
      </w:pPr>
      <w:r w:rsidRPr="00AE173B">
        <w:rPr>
          <w:rFonts w:ascii="Palatino Linotype" w:hAnsi="Palatino Linotype"/>
          <w:b/>
          <w:i/>
        </w:rPr>
        <w:tab/>
      </w:r>
      <w:r w:rsidRPr="00AE173B">
        <w:rPr>
          <w:rFonts w:ascii="Palatino Linotype" w:hAnsi="Palatino Linotype"/>
          <w:shd w:val="clear" w:color="auto" w:fill="FFFFFF"/>
        </w:rPr>
        <w:t>Data analysis in t</w:t>
      </w:r>
      <w:r w:rsidR="00F62BD9" w:rsidRPr="00AE173B">
        <w:rPr>
          <w:rFonts w:ascii="Palatino Linotype" w:hAnsi="Palatino Linotype"/>
          <w:shd w:val="clear" w:color="auto" w:fill="FFFFFF"/>
        </w:rPr>
        <w:t xml:space="preserve">his </w:t>
      </w:r>
      <w:r w:rsidRPr="00AE173B">
        <w:rPr>
          <w:rFonts w:ascii="Palatino Linotype" w:hAnsi="Palatino Linotype"/>
          <w:shd w:val="clear" w:color="auto" w:fill="FFFFFF"/>
        </w:rPr>
        <w:t>thesis</w:t>
      </w:r>
      <w:r w:rsidR="00F62BD9" w:rsidRPr="00AE173B">
        <w:rPr>
          <w:rFonts w:ascii="Palatino Linotype" w:hAnsi="Palatino Linotype"/>
          <w:shd w:val="clear" w:color="auto" w:fill="FFFFFF"/>
        </w:rPr>
        <w:t xml:space="preserve"> uses the Python programming language </w:t>
      </w:r>
      <w:r w:rsidRPr="00AE173B">
        <w:rPr>
          <w:rFonts w:ascii="Palatino Linotype" w:hAnsi="Palatino Linotype"/>
          <w:shd w:val="clear" w:color="auto" w:fill="FFFFFF"/>
        </w:rPr>
        <w:t xml:space="preserve">exclusively </w:t>
      </w:r>
      <w:r>
        <w:rPr>
          <w:rFonts w:ascii="Palatino Linotype" w:hAnsi="Palatino Linotype"/>
          <w:shd w:val="clear" w:color="auto" w:fill="FFFFFF"/>
        </w:rPr>
        <w:tab/>
      </w:r>
      <w:r w:rsidR="00F62BD9" w:rsidRPr="00AE173B">
        <w:rPr>
          <w:rFonts w:ascii="Palatino Linotype" w:hAnsi="Palatino Linotype"/>
          <w:shd w:val="clear" w:color="auto" w:fill="FFFFFF"/>
        </w:rPr>
        <w:t>with</w:t>
      </w:r>
      <w:r>
        <w:rPr>
          <w:rFonts w:ascii="Palatino Linotype" w:hAnsi="Palatino Linotype"/>
          <w:shd w:val="clear" w:color="auto" w:fill="FFFFFF"/>
        </w:rPr>
        <w:t xml:space="preserve"> </w:t>
      </w:r>
      <w:r w:rsidR="00F62BD9" w:rsidRPr="00AE173B">
        <w:rPr>
          <w:rFonts w:ascii="Palatino Linotype" w:hAnsi="Palatino Linotype"/>
          <w:shd w:val="clear" w:color="auto" w:fill="FFFFFF"/>
        </w:rPr>
        <w:t>special interest in the Pandas, NumPy</w:t>
      </w:r>
      <w:r w:rsidR="00707EDA" w:rsidRPr="00AE173B">
        <w:rPr>
          <w:rFonts w:ascii="Palatino Linotype" w:hAnsi="Palatino Linotype"/>
          <w:shd w:val="clear" w:color="auto" w:fill="FFFFFF"/>
        </w:rPr>
        <w:t>, Sklearn</w:t>
      </w:r>
      <w:r w:rsidR="00F62BD9" w:rsidRPr="00AE173B">
        <w:rPr>
          <w:rFonts w:ascii="Palatino Linotype" w:hAnsi="Palatino Linotype"/>
          <w:shd w:val="clear" w:color="auto" w:fill="FFFFFF"/>
        </w:rPr>
        <w:t xml:space="preserve"> and Matplotlib libraries.</w:t>
      </w:r>
    </w:p>
    <w:p w14:paraId="7A350577" w14:textId="77777777" w:rsidR="00F62BD9" w:rsidRPr="00AE173B" w:rsidRDefault="00F62BD9" w:rsidP="00AE173B">
      <w:pPr>
        <w:pStyle w:val="ListParagraph"/>
        <w:rPr>
          <w:rFonts w:ascii="Palatino Linotype" w:hAnsi="Palatino Linotype"/>
        </w:rPr>
      </w:pPr>
      <w:r w:rsidRPr="00AE173B">
        <w:rPr>
          <w:rFonts w:ascii="Palatino Linotype" w:hAnsi="Palatino Linotype"/>
          <w:shd w:val="clear" w:color="auto" w:fill="FFFFFF"/>
        </w:rPr>
        <w:t>Python is a great language for doing data analysis, primarily because of the fantastic ecosystem of data-centric Python packages. </w:t>
      </w:r>
      <w:hyperlink r:id="rId41" w:history="1">
        <w:r w:rsidRPr="00AE173B">
          <w:rPr>
            <w:rStyle w:val="Hyperlink"/>
            <w:rFonts w:ascii="Palatino Linotype" w:hAnsi="Palatino Linotype" w:cs="Times New Roman"/>
            <w:color w:val="000000"/>
            <w:bdr w:val="none" w:sz="0" w:space="0" w:color="auto" w:frame="1"/>
            <w:shd w:val="clear" w:color="auto" w:fill="FFFFFF"/>
          </w:rPr>
          <w:t>Pandas</w:t>
        </w:r>
      </w:hyperlink>
      <w:r w:rsidRPr="00AE173B">
        <w:rPr>
          <w:rFonts w:ascii="Palatino Linotype" w:hAnsi="Palatino Linotype"/>
          <w:shd w:val="clear" w:color="auto" w:fill="FFFFFF"/>
        </w:rPr>
        <w:t> is one of those packages, and makes importing and analyzing data much easier. Pandas builds on packages like </w:t>
      </w:r>
      <w:hyperlink r:id="rId42" w:history="1">
        <w:r w:rsidRPr="00AE173B">
          <w:rPr>
            <w:rStyle w:val="Hyperlink"/>
            <w:rFonts w:ascii="Palatino Linotype" w:hAnsi="Palatino Linotype" w:cs="Times New Roman"/>
            <w:color w:val="000000"/>
            <w:bdr w:val="none" w:sz="0" w:space="0" w:color="auto" w:frame="1"/>
            <w:shd w:val="clear" w:color="auto" w:fill="FFFFFF"/>
          </w:rPr>
          <w:t>NumPy</w:t>
        </w:r>
      </w:hyperlink>
      <w:r w:rsidRPr="00AE173B">
        <w:rPr>
          <w:rFonts w:ascii="Palatino Linotype" w:hAnsi="Palatino Linotype"/>
          <w:shd w:val="clear" w:color="auto" w:fill="FFFFFF"/>
        </w:rPr>
        <w:t> and </w:t>
      </w:r>
      <w:hyperlink r:id="rId43" w:history="1">
        <w:r w:rsidRPr="00AE173B">
          <w:rPr>
            <w:rStyle w:val="Hyperlink"/>
            <w:rFonts w:ascii="Palatino Linotype" w:hAnsi="Palatino Linotype" w:cs="Times New Roman"/>
            <w:color w:val="000000"/>
            <w:bdr w:val="none" w:sz="0" w:space="0" w:color="auto" w:frame="1"/>
            <w:shd w:val="clear" w:color="auto" w:fill="FFFFFF"/>
          </w:rPr>
          <w:t>Matplotlib</w:t>
        </w:r>
      </w:hyperlink>
      <w:r w:rsidRPr="00AE173B">
        <w:rPr>
          <w:rFonts w:ascii="Palatino Linotype" w:hAnsi="Palatino Linotype"/>
        </w:rPr>
        <w:t xml:space="preserve"> </w:t>
      </w:r>
      <w:r w:rsidRPr="00AE173B">
        <w:rPr>
          <w:rFonts w:ascii="Palatino Linotype" w:hAnsi="Palatino Linotype"/>
          <w:shd w:val="clear" w:color="auto" w:fill="FFFFFF"/>
        </w:rPr>
        <w:t>to give you a single, convenient, place to do most of your data analysis and visualization work</w:t>
      </w:r>
    </w:p>
    <w:p w14:paraId="5F1FAADA" w14:textId="77777777" w:rsidR="00707EDA" w:rsidRPr="00AE173B" w:rsidRDefault="00F62BD9" w:rsidP="00516AF3">
      <w:pPr>
        <w:pStyle w:val="ListParagraph"/>
        <w:numPr>
          <w:ilvl w:val="4"/>
          <w:numId w:val="21"/>
        </w:numPr>
        <w:ind w:left="1800"/>
        <w:rPr>
          <w:rFonts w:ascii="Palatino Linotype" w:hAnsi="Palatino Linotype"/>
          <w:color w:val="000000"/>
          <w:shd w:val="clear" w:color="auto" w:fill="FFFFFF"/>
        </w:rPr>
      </w:pPr>
      <w:r w:rsidRPr="00AE173B">
        <w:rPr>
          <w:rStyle w:val="Emphasis"/>
          <w:rFonts w:ascii="Palatino Linotype" w:hAnsi="Palatino Linotype" w:cs="Times New Roman"/>
          <w:b/>
          <w:color w:val="000000"/>
          <w:shd w:val="clear" w:color="auto" w:fill="FFFFFF"/>
        </w:rPr>
        <w:t>Pandas</w:t>
      </w:r>
      <w:r w:rsidRPr="00AE173B">
        <w:rPr>
          <w:rFonts w:ascii="Palatino Linotype" w:hAnsi="Palatino Linotype"/>
          <w:color w:val="000000"/>
          <w:shd w:val="clear" w:color="auto" w:fill="FFFFFF"/>
        </w:rPr>
        <w:t> is an open source, BSD-licensed library providing high-performance, easy-to-use data structures and data analysis tools for the </w:t>
      </w:r>
      <w:hyperlink r:id="rId44" w:history="1">
        <w:r w:rsidRPr="00AE173B">
          <w:rPr>
            <w:rStyle w:val="Hyperlink"/>
            <w:rFonts w:ascii="Palatino Linotype" w:hAnsi="Palatino Linotype" w:cs="Times New Roman"/>
            <w:color w:val="A31E39"/>
            <w:shd w:val="clear" w:color="auto" w:fill="FFFFFF"/>
          </w:rPr>
          <w:t>Python</w:t>
        </w:r>
      </w:hyperlink>
      <w:r w:rsidRPr="00AE173B">
        <w:rPr>
          <w:rFonts w:ascii="Palatino Linotype" w:hAnsi="Palatino Linotype"/>
          <w:color w:val="000000"/>
          <w:shd w:val="clear" w:color="auto" w:fill="FFFFFF"/>
        </w:rPr>
        <w:t> programming language</w:t>
      </w:r>
    </w:p>
    <w:p w14:paraId="5CEA5A84" w14:textId="77777777" w:rsidR="00707EDA" w:rsidRPr="00AE173B" w:rsidRDefault="00F62BD9" w:rsidP="00516AF3">
      <w:pPr>
        <w:pStyle w:val="ListParagraph"/>
        <w:numPr>
          <w:ilvl w:val="4"/>
          <w:numId w:val="21"/>
        </w:numPr>
        <w:ind w:left="1800"/>
        <w:rPr>
          <w:rFonts w:ascii="Palatino Linotype" w:hAnsi="Palatino Linotype"/>
          <w:color w:val="000000"/>
          <w:shd w:val="clear" w:color="auto" w:fill="FFFFFF"/>
        </w:rPr>
      </w:pPr>
      <w:r w:rsidRPr="00AE173B">
        <w:rPr>
          <w:rFonts w:ascii="Palatino Linotype" w:hAnsi="Palatino Linotype"/>
          <w:b/>
          <w:i/>
          <w:color w:val="000000"/>
          <w:shd w:val="clear" w:color="auto" w:fill="FFFFFF"/>
        </w:rPr>
        <w:t>NumPy</w:t>
      </w:r>
      <w:r w:rsidRPr="00AE173B">
        <w:rPr>
          <w:rFonts w:ascii="Palatino Linotype" w:hAnsi="Palatino Linotype"/>
          <w:color w:val="000000"/>
          <w:shd w:val="clear" w:color="auto" w:fill="FFFFFF"/>
        </w:rPr>
        <w:t>, which stands for Numerical Python, is a library consisting of multidimensional array objects and a collection of routines for processing those arrays. Using NumPy, mathematical and logical operations on arrays can be performed.</w:t>
      </w:r>
    </w:p>
    <w:p w14:paraId="259F5452" w14:textId="77777777" w:rsidR="00683928" w:rsidRPr="00AE173B" w:rsidRDefault="00683928" w:rsidP="00516AF3">
      <w:pPr>
        <w:pStyle w:val="ListParagraph"/>
        <w:numPr>
          <w:ilvl w:val="4"/>
          <w:numId w:val="21"/>
        </w:numPr>
        <w:ind w:left="1800"/>
        <w:rPr>
          <w:rFonts w:ascii="Palatino Linotype" w:hAnsi="Palatino Linotype"/>
          <w:color w:val="000000"/>
          <w:shd w:val="clear" w:color="auto" w:fill="FFFFFF"/>
        </w:rPr>
      </w:pPr>
      <w:r w:rsidRPr="00AE173B">
        <w:rPr>
          <w:rFonts w:ascii="Palatino Linotype" w:hAnsi="Palatino Linotype"/>
          <w:b/>
          <w:i/>
          <w:color w:val="000000"/>
          <w:shd w:val="clear" w:color="auto" w:fill="FFFFFF"/>
        </w:rPr>
        <w:t>SKLearn</w:t>
      </w:r>
      <w:r w:rsidRPr="00AE173B">
        <w:rPr>
          <w:rFonts w:ascii="Palatino Linotype" w:hAnsi="Palatino Linotype"/>
          <w:color w:val="000000"/>
          <w:shd w:val="clear" w:color="auto" w:fill="FFFFFF"/>
        </w:rPr>
        <w:t xml:space="preserve"> features various classification, regression and clustering algorithms which interoperate with numpy</w:t>
      </w:r>
    </w:p>
    <w:p w14:paraId="6C728383" w14:textId="77777777" w:rsidR="00736390" w:rsidRPr="00AE173B" w:rsidRDefault="00F62BD9" w:rsidP="00516AF3">
      <w:pPr>
        <w:pStyle w:val="ListParagraph"/>
        <w:numPr>
          <w:ilvl w:val="4"/>
          <w:numId w:val="21"/>
        </w:numPr>
        <w:ind w:left="1800"/>
        <w:rPr>
          <w:rFonts w:ascii="Palatino Linotype" w:hAnsi="Palatino Linotype"/>
        </w:rPr>
      </w:pPr>
      <w:r w:rsidRPr="00AE173B">
        <w:rPr>
          <w:rFonts w:ascii="Palatino Linotype" w:hAnsi="Palatino Linotype"/>
          <w:b/>
          <w:i/>
          <w:color w:val="000000"/>
          <w:shd w:val="clear" w:color="auto" w:fill="FFFFFF"/>
        </w:rPr>
        <w:lastRenderedPageBreak/>
        <w:t>Matplotlib</w:t>
      </w:r>
      <w:r w:rsidRPr="00AE173B">
        <w:rPr>
          <w:rFonts w:ascii="Palatino Linotype" w:hAnsi="Palatino Linotype"/>
          <w:color w:val="000000"/>
          <w:shd w:val="clear" w:color="auto" w:fill="FFFFFF"/>
        </w:rPr>
        <w:t xml:space="preserve"> is a plotting library for Python. It is used along with NumPy to provide an environment that is an effective open </w:t>
      </w:r>
    </w:p>
    <w:p w14:paraId="002C1B80" w14:textId="77777777" w:rsidR="00683928" w:rsidRPr="00AE173B" w:rsidRDefault="00F62BD9" w:rsidP="00683928">
      <w:pPr>
        <w:pStyle w:val="ListParagraph"/>
        <w:ind w:left="1800"/>
        <w:rPr>
          <w:rFonts w:ascii="Palatino Linotype" w:hAnsi="Palatino Linotype"/>
          <w:color w:val="000000"/>
          <w:shd w:val="clear" w:color="auto" w:fill="FFFFFF"/>
        </w:rPr>
      </w:pPr>
      <w:r w:rsidRPr="00AE173B">
        <w:rPr>
          <w:rFonts w:ascii="Palatino Linotype" w:hAnsi="Palatino Linotype"/>
          <w:color w:val="000000"/>
          <w:shd w:val="clear" w:color="auto" w:fill="FFFFFF"/>
        </w:rPr>
        <w:t>source alternative for MatLab. It can also be used with graphics toolkits like PyQt and wxPython</w:t>
      </w:r>
    </w:p>
    <w:p w14:paraId="3727A7FC" w14:textId="77777777" w:rsidR="00933567" w:rsidRDefault="00933567" w:rsidP="00F5580A">
      <w:pPr>
        <w:pStyle w:val="NoSpacing"/>
        <w:rPr>
          <w:rFonts w:ascii="Palatino Linotype" w:hAnsi="Palatino Linotype" w:cs="Times New Roman"/>
          <w:b/>
          <w:i/>
        </w:rPr>
      </w:pPr>
    </w:p>
    <w:p w14:paraId="07644804" w14:textId="77777777" w:rsidR="00F5580A" w:rsidRDefault="00AE173B" w:rsidP="00F5580A">
      <w:pPr>
        <w:pStyle w:val="NoSpacing"/>
        <w:rPr>
          <w:rFonts w:ascii="Palatino Linotype" w:hAnsi="Palatino Linotype" w:cs="Times New Roman"/>
          <w:b/>
          <w:i/>
        </w:rPr>
      </w:pPr>
      <w:r>
        <w:rPr>
          <w:rFonts w:ascii="Palatino Linotype" w:hAnsi="Palatino Linotype" w:cs="Times New Roman"/>
          <w:b/>
          <w:i/>
        </w:rPr>
        <w:t>4.4</w:t>
      </w:r>
      <w:r w:rsidR="00F5580A" w:rsidRPr="001F2548">
        <w:rPr>
          <w:rFonts w:ascii="Palatino Linotype" w:hAnsi="Palatino Linotype" w:cs="Times New Roman"/>
          <w:b/>
          <w:i/>
        </w:rPr>
        <w:t xml:space="preserve"> USER INTERFACE</w:t>
      </w:r>
    </w:p>
    <w:p w14:paraId="2D2B7EAC" w14:textId="77777777" w:rsidR="00221207" w:rsidRDefault="00AE173B" w:rsidP="00221207">
      <w:pPr>
        <w:pStyle w:val="NoSpacing"/>
        <w:ind w:left="360"/>
        <w:rPr>
          <w:rFonts w:ascii="Palatino Linotype" w:hAnsi="Palatino Linotype" w:cs="Times New Roman"/>
        </w:rPr>
      </w:pPr>
      <w:r>
        <w:rPr>
          <w:rFonts w:ascii="Palatino Linotype" w:hAnsi="Palatino Linotype" w:cs="Times New Roman"/>
        </w:rPr>
        <w:t>The User Interface is as follows:</w:t>
      </w:r>
    </w:p>
    <w:p w14:paraId="78A74F51" w14:textId="77777777" w:rsidR="00F5580A" w:rsidRPr="00CE09B2" w:rsidRDefault="00F5580A" w:rsidP="00516AF3">
      <w:pPr>
        <w:pStyle w:val="NoSpacing"/>
        <w:numPr>
          <w:ilvl w:val="0"/>
          <w:numId w:val="22"/>
        </w:numPr>
        <w:rPr>
          <w:rFonts w:ascii="Palatino Linotype" w:hAnsi="Palatino Linotype" w:cs="Times New Roman"/>
        </w:rPr>
      </w:pPr>
      <w:r w:rsidRPr="00CE09B2">
        <w:rPr>
          <w:rFonts w:ascii="Palatino Linotype" w:hAnsi="Palatino Linotype" w:cs="Times New Roman"/>
        </w:rPr>
        <w:t xml:space="preserve">Browser based thin client accessing server via http </w:t>
      </w:r>
    </w:p>
    <w:p w14:paraId="459AD787" w14:textId="77777777" w:rsidR="00F5580A" w:rsidRPr="00CE09B2" w:rsidRDefault="00F5580A" w:rsidP="00516AF3">
      <w:pPr>
        <w:pStyle w:val="NoSpacing"/>
        <w:numPr>
          <w:ilvl w:val="0"/>
          <w:numId w:val="22"/>
        </w:numPr>
        <w:rPr>
          <w:rFonts w:ascii="Palatino Linotype" w:hAnsi="Palatino Linotype" w:cs="Times New Roman"/>
        </w:rPr>
      </w:pPr>
      <w:r w:rsidRPr="00CE09B2">
        <w:rPr>
          <w:rFonts w:ascii="Palatino Linotype" w:hAnsi="Palatino Linotype" w:cs="Times New Roman"/>
        </w:rPr>
        <w:t>Responsive web page(s) supporting access through all typical devices</w:t>
      </w:r>
    </w:p>
    <w:p w14:paraId="604B2EAE" w14:textId="77777777" w:rsidR="00F5580A" w:rsidRPr="00CE09B2" w:rsidRDefault="00F5580A" w:rsidP="00516AF3">
      <w:pPr>
        <w:pStyle w:val="NoSpacing"/>
        <w:numPr>
          <w:ilvl w:val="0"/>
          <w:numId w:val="22"/>
        </w:numPr>
        <w:rPr>
          <w:rFonts w:ascii="Palatino Linotype" w:hAnsi="Palatino Linotype" w:cs="Times New Roman"/>
        </w:rPr>
      </w:pPr>
      <w:r w:rsidRPr="00CE09B2">
        <w:rPr>
          <w:rFonts w:ascii="Palatino Linotype" w:hAnsi="Palatino Linotype" w:cs="Times New Roman"/>
        </w:rPr>
        <w:t>Series of screens dedicated to collecting groups of user input</w:t>
      </w:r>
    </w:p>
    <w:p w14:paraId="3F4AC4D8" w14:textId="77777777" w:rsidR="00F5580A" w:rsidRPr="00CE09B2" w:rsidRDefault="00F5580A" w:rsidP="00516AF3">
      <w:pPr>
        <w:pStyle w:val="NoSpacing"/>
        <w:numPr>
          <w:ilvl w:val="0"/>
          <w:numId w:val="22"/>
        </w:numPr>
        <w:rPr>
          <w:rFonts w:ascii="Palatino Linotype" w:hAnsi="Palatino Linotype" w:cs="Times New Roman"/>
        </w:rPr>
      </w:pPr>
      <w:r w:rsidRPr="00CE09B2">
        <w:rPr>
          <w:rFonts w:ascii="Palatino Linotype" w:hAnsi="Palatino Linotype" w:cs="Times New Roman"/>
        </w:rPr>
        <w:t>Response/result page displaying report &amp; recommendations</w:t>
      </w:r>
    </w:p>
    <w:p w14:paraId="326E6112" w14:textId="77777777" w:rsidR="00F5580A" w:rsidRPr="00CE09B2" w:rsidRDefault="00F5580A" w:rsidP="00516AF3">
      <w:pPr>
        <w:pStyle w:val="NoSpacing"/>
        <w:numPr>
          <w:ilvl w:val="0"/>
          <w:numId w:val="22"/>
        </w:numPr>
        <w:rPr>
          <w:rFonts w:ascii="Palatino Linotype" w:hAnsi="Palatino Linotype" w:cs="Times New Roman"/>
        </w:rPr>
      </w:pPr>
      <w:r w:rsidRPr="00CE09B2">
        <w:rPr>
          <w:rFonts w:ascii="Palatino Linotype" w:hAnsi="Palatino Linotype" w:cs="Times New Roman"/>
        </w:rPr>
        <w:t>Optimized to manage profile &amp; other individual details locally</w:t>
      </w:r>
    </w:p>
    <w:p w14:paraId="4F8EB7C5" w14:textId="77777777" w:rsidR="000C5FAE" w:rsidRPr="001F2548" w:rsidRDefault="000C5FAE" w:rsidP="00BF076F">
      <w:pPr>
        <w:ind w:firstLine="0"/>
        <w:rPr>
          <w:rFonts w:ascii="Palatino Linotype" w:hAnsi="Palatino Linotype" w:cs="Times New Roman"/>
          <w:i/>
        </w:rPr>
      </w:pPr>
    </w:p>
    <w:p w14:paraId="312CDE4E" w14:textId="77777777" w:rsidR="00CE09B2" w:rsidRDefault="002763C6" w:rsidP="00BF076F">
      <w:pPr>
        <w:ind w:firstLine="0"/>
        <w:rPr>
          <w:rFonts w:ascii="Palatino Linotype" w:hAnsi="Palatino Linotype" w:cs="Times New Roman"/>
          <w:b/>
          <w:i/>
        </w:rPr>
      </w:pPr>
      <w:r>
        <w:rPr>
          <w:noProof/>
          <w:lang w:eastAsia="en-US"/>
        </w:rPr>
        <w:drawing>
          <wp:inline distT="0" distB="0" distL="0" distR="0" wp14:anchorId="02DB0DC9" wp14:editId="28AC94DD">
            <wp:extent cx="5943600" cy="3701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01415"/>
                    </a:xfrm>
                    <a:prstGeom prst="rect">
                      <a:avLst/>
                    </a:prstGeom>
                  </pic:spPr>
                </pic:pic>
              </a:graphicData>
            </a:graphic>
          </wp:inline>
        </w:drawing>
      </w:r>
    </w:p>
    <w:p w14:paraId="215912BB" w14:textId="77777777" w:rsidR="00CE09B2" w:rsidRDefault="00CE09B2" w:rsidP="00BF076F">
      <w:pPr>
        <w:ind w:firstLine="0"/>
        <w:rPr>
          <w:rFonts w:ascii="Palatino Linotype" w:hAnsi="Palatino Linotype" w:cs="Times New Roman"/>
          <w:b/>
          <w:i/>
        </w:rPr>
      </w:pPr>
    </w:p>
    <w:p w14:paraId="713052D8" w14:textId="77777777" w:rsidR="002763C6" w:rsidRDefault="002763C6" w:rsidP="00BF076F">
      <w:pPr>
        <w:ind w:firstLine="0"/>
        <w:rPr>
          <w:rFonts w:ascii="Palatino Linotype" w:hAnsi="Palatino Linotype" w:cs="Times New Roman"/>
          <w:b/>
          <w:i/>
        </w:rPr>
      </w:pPr>
      <w:r>
        <w:rPr>
          <w:noProof/>
          <w:lang w:eastAsia="en-US"/>
        </w:rPr>
        <w:lastRenderedPageBreak/>
        <w:drawing>
          <wp:inline distT="0" distB="0" distL="0" distR="0" wp14:anchorId="7FD7A8A4" wp14:editId="0F6DA1EE">
            <wp:extent cx="5943600" cy="3701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01415"/>
                    </a:xfrm>
                    <a:prstGeom prst="rect">
                      <a:avLst/>
                    </a:prstGeom>
                  </pic:spPr>
                </pic:pic>
              </a:graphicData>
            </a:graphic>
          </wp:inline>
        </w:drawing>
      </w:r>
    </w:p>
    <w:p w14:paraId="65E70A2C" w14:textId="77777777" w:rsidR="00CE09B2" w:rsidRDefault="00CE09B2" w:rsidP="00BF076F">
      <w:pPr>
        <w:ind w:firstLine="0"/>
        <w:rPr>
          <w:rFonts w:ascii="Palatino Linotype" w:hAnsi="Palatino Linotype" w:cs="Times New Roman"/>
          <w:b/>
          <w:i/>
        </w:rPr>
      </w:pPr>
    </w:p>
    <w:p w14:paraId="6B7E34CA" w14:textId="77777777" w:rsidR="00CE09B2" w:rsidRDefault="00CE09B2" w:rsidP="00BF076F">
      <w:pPr>
        <w:ind w:firstLine="0"/>
        <w:rPr>
          <w:rFonts w:ascii="Palatino Linotype" w:hAnsi="Palatino Linotype" w:cs="Times New Roman"/>
          <w:b/>
          <w:i/>
        </w:rPr>
      </w:pPr>
    </w:p>
    <w:p w14:paraId="63BC1E6B" w14:textId="77777777" w:rsidR="00CE09B2" w:rsidRDefault="00CE09B2" w:rsidP="00BF076F">
      <w:pPr>
        <w:ind w:firstLine="0"/>
        <w:rPr>
          <w:rFonts w:ascii="Palatino Linotype" w:hAnsi="Palatino Linotype" w:cs="Times New Roman"/>
          <w:b/>
          <w:i/>
        </w:rPr>
      </w:pPr>
    </w:p>
    <w:p w14:paraId="42E7E495" w14:textId="77777777" w:rsidR="00CE09B2" w:rsidRDefault="00CE09B2" w:rsidP="00BF076F">
      <w:pPr>
        <w:ind w:firstLine="0"/>
        <w:rPr>
          <w:rFonts w:ascii="Palatino Linotype" w:hAnsi="Palatino Linotype" w:cs="Times New Roman"/>
          <w:b/>
          <w:i/>
        </w:rPr>
      </w:pPr>
    </w:p>
    <w:p w14:paraId="55390FAE" w14:textId="77777777" w:rsidR="00CE09B2" w:rsidRDefault="00CE09B2" w:rsidP="00BF076F">
      <w:pPr>
        <w:ind w:firstLine="0"/>
        <w:rPr>
          <w:rFonts w:ascii="Palatino Linotype" w:hAnsi="Palatino Linotype" w:cs="Times New Roman"/>
          <w:b/>
          <w:i/>
        </w:rPr>
      </w:pPr>
    </w:p>
    <w:p w14:paraId="091B611A" w14:textId="77777777" w:rsidR="00CE09B2" w:rsidRDefault="00CE09B2" w:rsidP="00BF076F">
      <w:pPr>
        <w:ind w:firstLine="0"/>
        <w:rPr>
          <w:rFonts w:ascii="Palatino Linotype" w:hAnsi="Palatino Linotype" w:cs="Times New Roman"/>
          <w:b/>
          <w:i/>
        </w:rPr>
      </w:pPr>
    </w:p>
    <w:p w14:paraId="7A68E295" w14:textId="77777777" w:rsidR="00CE09B2" w:rsidRDefault="00CE09B2" w:rsidP="00BF076F">
      <w:pPr>
        <w:ind w:firstLine="0"/>
        <w:rPr>
          <w:rFonts w:ascii="Palatino Linotype" w:hAnsi="Palatino Linotype" w:cs="Times New Roman"/>
          <w:b/>
          <w:i/>
        </w:rPr>
      </w:pPr>
    </w:p>
    <w:p w14:paraId="24C95A8D" w14:textId="77777777" w:rsidR="00CE09B2" w:rsidRDefault="00CE09B2" w:rsidP="00BF076F">
      <w:pPr>
        <w:ind w:firstLine="0"/>
        <w:rPr>
          <w:rFonts w:ascii="Palatino Linotype" w:hAnsi="Palatino Linotype" w:cs="Times New Roman"/>
          <w:b/>
          <w:i/>
        </w:rPr>
      </w:pPr>
    </w:p>
    <w:p w14:paraId="5BA3A6C4" w14:textId="77777777" w:rsidR="00CE09B2" w:rsidRDefault="00CE09B2" w:rsidP="00BF076F">
      <w:pPr>
        <w:ind w:firstLine="0"/>
        <w:rPr>
          <w:rFonts w:ascii="Palatino Linotype" w:hAnsi="Palatino Linotype" w:cs="Times New Roman"/>
          <w:b/>
          <w:i/>
        </w:rPr>
      </w:pPr>
    </w:p>
    <w:p w14:paraId="30419B59" w14:textId="77777777" w:rsidR="00CE09B2" w:rsidRDefault="00CE09B2" w:rsidP="00BF076F">
      <w:pPr>
        <w:ind w:firstLine="0"/>
        <w:rPr>
          <w:rFonts w:ascii="Palatino Linotype" w:hAnsi="Palatino Linotype" w:cs="Times New Roman"/>
          <w:b/>
          <w:i/>
        </w:rPr>
      </w:pPr>
    </w:p>
    <w:p w14:paraId="5FF17F9E" w14:textId="77777777" w:rsidR="00CE09B2" w:rsidRDefault="00CE09B2" w:rsidP="00BF076F">
      <w:pPr>
        <w:ind w:firstLine="0"/>
        <w:rPr>
          <w:rFonts w:ascii="Palatino Linotype" w:hAnsi="Palatino Linotype" w:cs="Times New Roman"/>
          <w:b/>
          <w:i/>
        </w:rPr>
      </w:pPr>
    </w:p>
    <w:p w14:paraId="4EB9CBE1" w14:textId="77777777" w:rsidR="00FE3A9E" w:rsidRDefault="00FE3A9E" w:rsidP="004132FE">
      <w:pPr>
        <w:ind w:firstLine="0"/>
        <w:rPr>
          <w:rFonts w:ascii="Palatino Linotype" w:hAnsi="Palatino Linotype" w:cs="Times New Roman"/>
          <w:b/>
          <w:i/>
        </w:rPr>
      </w:pPr>
    </w:p>
    <w:p w14:paraId="48CF5DC4" w14:textId="77777777" w:rsidR="00FE3A9E" w:rsidRDefault="00FE3A9E" w:rsidP="004132FE">
      <w:pPr>
        <w:ind w:firstLine="0"/>
        <w:rPr>
          <w:rFonts w:ascii="Palatino Linotype" w:hAnsi="Palatino Linotype" w:cs="Times New Roman"/>
          <w:b/>
          <w:i/>
        </w:rPr>
      </w:pPr>
    </w:p>
    <w:p w14:paraId="564CF8AD" w14:textId="77777777" w:rsidR="00FE3A9E" w:rsidRDefault="00FE3A9E" w:rsidP="004132FE">
      <w:pPr>
        <w:ind w:firstLine="0"/>
        <w:rPr>
          <w:rFonts w:ascii="Palatino Linotype" w:hAnsi="Palatino Linotype" w:cs="Times New Roman"/>
          <w:b/>
          <w:i/>
        </w:rPr>
      </w:pPr>
    </w:p>
    <w:p w14:paraId="61ECE1D5" w14:textId="77777777" w:rsidR="00126893" w:rsidRDefault="00BB43D3" w:rsidP="004132FE">
      <w:pPr>
        <w:ind w:firstLine="0"/>
        <w:rPr>
          <w:rFonts w:ascii="Palatino Linotype" w:hAnsi="Palatino Linotype" w:cs="Times New Roman"/>
          <w:b/>
          <w:i/>
        </w:rPr>
      </w:pPr>
      <w:r>
        <w:rPr>
          <w:rFonts w:ascii="Palatino Linotype" w:hAnsi="Palatino Linotype" w:cs="Times New Roman"/>
          <w:b/>
          <w:i/>
        </w:rPr>
        <w:lastRenderedPageBreak/>
        <w:t xml:space="preserve">CHAPTER 5. </w:t>
      </w:r>
      <w:r w:rsidR="000C5FAE" w:rsidRPr="001F2548">
        <w:rPr>
          <w:rFonts w:ascii="Palatino Linotype" w:hAnsi="Palatino Linotype" w:cs="Times New Roman"/>
          <w:b/>
          <w:i/>
        </w:rPr>
        <w:t>TESTS AND RESULTS</w:t>
      </w:r>
    </w:p>
    <w:p w14:paraId="57A0922D" w14:textId="77777777" w:rsidR="00B15D85" w:rsidRDefault="00B06C6C" w:rsidP="00B15D85">
      <w:pPr>
        <w:pStyle w:val="ListParagraph"/>
        <w:numPr>
          <w:ilvl w:val="0"/>
          <w:numId w:val="26"/>
        </w:numPr>
        <w:rPr>
          <w:rFonts w:ascii="Palatino Linotype" w:hAnsi="Palatino Linotype" w:cs="Times New Roman"/>
        </w:rPr>
      </w:pPr>
      <w:r w:rsidRPr="00B15D85">
        <w:rPr>
          <w:rFonts w:ascii="Palatino Linotype" w:hAnsi="Palatino Linotype" w:cs="Times New Roman"/>
        </w:rPr>
        <w:t>Attribute fitting tests</w:t>
      </w:r>
      <w:r w:rsidR="00B15D85">
        <w:rPr>
          <w:rFonts w:ascii="Palatino Linotype" w:hAnsi="Palatino Linotype" w:cs="Times New Roman"/>
        </w:rPr>
        <w:t xml:space="preserve"> </w:t>
      </w:r>
    </w:p>
    <w:p w14:paraId="4614B478" w14:textId="77777777" w:rsidR="00B06C6C" w:rsidRPr="00B15D85" w:rsidRDefault="00B24E85" w:rsidP="00B15D85">
      <w:pPr>
        <w:pStyle w:val="ListParagraph"/>
        <w:numPr>
          <w:ilvl w:val="1"/>
          <w:numId w:val="26"/>
        </w:numPr>
        <w:rPr>
          <w:rFonts w:ascii="Palatino Linotype" w:hAnsi="Palatino Linotype" w:cs="Times New Roman"/>
        </w:rPr>
      </w:pPr>
      <w:r>
        <w:rPr>
          <w:rFonts w:ascii="Palatino Linotype" w:hAnsi="Palatino Linotype" w:cs="Times New Roman"/>
        </w:rPr>
        <w:t>Attributes used</w:t>
      </w:r>
    </w:p>
    <w:p w14:paraId="235C3D8E" w14:textId="77777777" w:rsidR="00B06C6C" w:rsidRDefault="00B06C6C" w:rsidP="00B15D85">
      <w:pPr>
        <w:pStyle w:val="ListParagraph"/>
        <w:numPr>
          <w:ilvl w:val="0"/>
          <w:numId w:val="26"/>
        </w:numPr>
        <w:rPr>
          <w:rFonts w:ascii="Palatino Linotype" w:hAnsi="Palatino Linotype" w:cs="Times New Roman"/>
        </w:rPr>
      </w:pPr>
      <w:r w:rsidRPr="00B15D85">
        <w:rPr>
          <w:rFonts w:ascii="Palatino Linotype" w:hAnsi="Palatino Linotype" w:cs="Times New Roman"/>
        </w:rPr>
        <w:t xml:space="preserve">Classifier </w:t>
      </w:r>
      <w:r w:rsidR="006B3829" w:rsidRPr="00B15D85">
        <w:rPr>
          <w:rFonts w:ascii="Palatino Linotype" w:hAnsi="Palatino Linotype" w:cs="Times New Roman"/>
        </w:rPr>
        <w:t>and  model fitting tests</w:t>
      </w:r>
    </w:p>
    <w:p w14:paraId="24B241E3" w14:textId="77777777" w:rsidR="00B15D85" w:rsidRPr="00B15D85" w:rsidRDefault="00B24E85" w:rsidP="00B15D85">
      <w:pPr>
        <w:pStyle w:val="ListParagraph"/>
        <w:numPr>
          <w:ilvl w:val="1"/>
          <w:numId w:val="26"/>
        </w:numPr>
        <w:rPr>
          <w:rFonts w:ascii="Palatino Linotype" w:hAnsi="Palatino Linotype" w:cs="Times New Roman"/>
        </w:rPr>
      </w:pPr>
      <w:r>
        <w:rPr>
          <w:rFonts w:ascii="Palatino Linotype" w:hAnsi="Palatino Linotype" w:cs="Times New Roman"/>
        </w:rPr>
        <w:t>Classifiers used</w:t>
      </w:r>
    </w:p>
    <w:p w14:paraId="65965803" w14:textId="77777777" w:rsidR="00B15D85" w:rsidRDefault="00B06C6C" w:rsidP="00B15D85">
      <w:pPr>
        <w:pStyle w:val="ListParagraph"/>
        <w:numPr>
          <w:ilvl w:val="0"/>
          <w:numId w:val="26"/>
        </w:numPr>
        <w:rPr>
          <w:rFonts w:ascii="Palatino Linotype" w:hAnsi="Palatino Linotype" w:cs="Times New Roman"/>
        </w:rPr>
      </w:pPr>
      <w:r w:rsidRPr="00B15D85">
        <w:rPr>
          <w:rFonts w:ascii="Palatino Linotype" w:hAnsi="Palatino Linotype" w:cs="Times New Roman"/>
        </w:rPr>
        <w:t>Scoring Engine tests</w:t>
      </w:r>
      <w:r w:rsidR="00B15D85">
        <w:rPr>
          <w:rFonts w:ascii="Palatino Linotype" w:hAnsi="Palatino Linotype" w:cs="Times New Roman"/>
        </w:rPr>
        <w:t xml:space="preserve"> </w:t>
      </w:r>
    </w:p>
    <w:p w14:paraId="53BB4DEB" w14:textId="77777777" w:rsidR="00683501" w:rsidRPr="00B15D85" w:rsidRDefault="00B24E85" w:rsidP="00B15D85">
      <w:pPr>
        <w:pStyle w:val="ListParagraph"/>
        <w:numPr>
          <w:ilvl w:val="1"/>
          <w:numId w:val="26"/>
        </w:numPr>
        <w:rPr>
          <w:rFonts w:ascii="Palatino Linotype" w:hAnsi="Palatino Linotype" w:cs="Times New Roman"/>
        </w:rPr>
      </w:pPr>
      <w:r>
        <w:rPr>
          <w:rFonts w:ascii="Palatino Linotype" w:hAnsi="Palatino Linotype" w:cs="Times New Roman"/>
        </w:rPr>
        <w:t>Results of different weights</w:t>
      </w:r>
    </w:p>
    <w:p w14:paraId="53A9209D" w14:textId="77777777" w:rsidR="000C5FAE" w:rsidRPr="001F2548" w:rsidRDefault="00A326CB" w:rsidP="000C5FAE">
      <w:pPr>
        <w:pStyle w:val="SectionTitle"/>
        <w:jc w:val="left"/>
        <w:rPr>
          <w:rFonts w:ascii="Palatino Linotype" w:hAnsi="Palatino Linotype" w:cs="Times New Roman"/>
          <w:b/>
        </w:rPr>
      </w:pPr>
      <w:r>
        <w:rPr>
          <w:rFonts w:ascii="Palatino Linotype" w:hAnsi="Palatino Linotype" w:cs="Times New Roman"/>
          <w:b/>
          <w:i/>
        </w:rPr>
        <w:lastRenderedPageBreak/>
        <w:t xml:space="preserve">CHAPTER 6: </w:t>
      </w:r>
      <w:r w:rsidR="000C5FAE" w:rsidRPr="001F2548">
        <w:rPr>
          <w:rFonts w:ascii="Palatino Linotype" w:hAnsi="Palatino Linotype" w:cs="Times New Roman"/>
          <w:b/>
          <w:i/>
        </w:rPr>
        <w:t>CONCLUSION</w:t>
      </w:r>
      <w:r w:rsidR="00BB43D3">
        <w:rPr>
          <w:rFonts w:ascii="Palatino Linotype" w:hAnsi="Palatino Linotype" w:cs="Times New Roman"/>
          <w:b/>
          <w:i/>
        </w:rPr>
        <w:t>S</w:t>
      </w:r>
      <w:r>
        <w:rPr>
          <w:rFonts w:ascii="Palatino Linotype" w:hAnsi="Palatino Linotype" w:cs="Times New Roman"/>
          <w:b/>
          <w:i/>
        </w:rPr>
        <w:t xml:space="preserve"> </w:t>
      </w:r>
    </w:p>
    <w:p w14:paraId="1A5504A0" w14:textId="77777777" w:rsidR="00A326CB" w:rsidRPr="00A326CB" w:rsidRDefault="00A326CB" w:rsidP="0081666B">
      <w:pPr>
        <w:pStyle w:val="NoSpacing"/>
        <w:ind w:left="720"/>
        <w:rPr>
          <w:rFonts w:ascii="Palatino Linotype" w:hAnsi="Palatino Linotype" w:cs="Times New Roman"/>
          <w:b/>
        </w:rPr>
      </w:pPr>
      <w:r w:rsidRPr="00A326CB">
        <w:rPr>
          <w:rFonts w:ascii="Palatino Linotype" w:hAnsi="Palatino Linotype" w:cs="Times New Roman"/>
          <w:b/>
        </w:rPr>
        <w:t>6.1 CONCLUSIONS</w:t>
      </w:r>
    </w:p>
    <w:p w14:paraId="4A9F1C95" w14:textId="77777777" w:rsidR="00A326CB" w:rsidRDefault="00B24E85" w:rsidP="00A326CB">
      <w:pPr>
        <w:pStyle w:val="NoSpacing"/>
        <w:ind w:left="720"/>
        <w:rPr>
          <w:rFonts w:ascii="Palatino Linotype" w:hAnsi="Palatino Linotype" w:cs="Times New Roman"/>
        </w:rPr>
      </w:pPr>
      <w:r>
        <w:rPr>
          <w:rFonts w:ascii="Palatino Linotype" w:hAnsi="Palatino Linotype" w:cs="Times New Roman"/>
        </w:rPr>
        <w:t>…work in progress</w:t>
      </w:r>
    </w:p>
    <w:p w14:paraId="55184B48" w14:textId="77777777" w:rsidR="00A326CB" w:rsidRDefault="00A326CB" w:rsidP="0081666B">
      <w:pPr>
        <w:pStyle w:val="NoSpacing"/>
        <w:ind w:left="720"/>
        <w:rPr>
          <w:rFonts w:ascii="Palatino Linotype" w:hAnsi="Palatino Linotype" w:cs="Times New Roman"/>
        </w:rPr>
      </w:pPr>
    </w:p>
    <w:p w14:paraId="200CEA1E" w14:textId="77777777" w:rsidR="00A326CB" w:rsidRDefault="00A326CB" w:rsidP="0081666B">
      <w:pPr>
        <w:pStyle w:val="NoSpacing"/>
        <w:ind w:left="720"/>
        <w:rPr>
          <w:rFonts w:ascii="Palatino Linotype" w:hAnsi="Palatino Linotype" w:cs="Times New Roman"/>
          <w:b/>
          <w:i/>
        </w:rPr>
      </w:pPr>
    </w:p>
    <w:p w14:paraId="2A7E3606" w14:textId="77777777" w:rsidR="00F80963" w:rsidRDefault="00F80963" w:rsidP="0081666B">
      <w:pPr>
        <w:pStyle w:val="NoSpacing"/>
        <w:ind w:left="720"/>
        <w:rPr>
          <w:rFonts w:ascii="Palatino Linotype" w:hAnsi="Palatino Linotype" w:cs="Times New Roman"/>
          <w:b/>
          <w:i/>
        </w:rPr>
      </w:pPr>
    </w:p>
    <w:p w14:paraId="46EB55B4" w14:textId="77777777" w:rsidR="00F80963" w:rsidRDefault="00F80963" w:rsidP="0081666B">
      <w:pPr>
        <w:pStyle w:val="NoSpacing"/>
        <w:ind w:left="720"/>
        <w:rPr>
          <w:rFonts w:ascii="Palatino Linotype" w:hAnsi="Palatino Linotype" w:cs="Times New Roman"/>
          <w:b/>
          <w:i/>
        </w:rPr>
      </w:pPr>
    </w:p>
    <w:p w14:paraId="4D43A5D8" w14:textId="77777777" w:rsidR="00F80963" w:rsidRDefault="00F80963" w:rsidP="0081666B">
      <w:pPr>
        <w:pStyle w:val="NoSpacing"/>
        <w:ind w:left="720"/>
        <w:rPr>
          <w:rFonts w:ascii="Palatino Linotype" w:hAnsi="Palatino Linotype" w:cs="Times New Roman"/>
          <w:b/>
          <w:i/>
        </w:rPr>
      </w:pPr>
    </w:p>
    <w:p w14:paraId="373E25F0" w14:textId="77777777" w:rsidR="00F80963" w:rsidRDefault="00F80963" w:rsidP="0081666B">
      <w:pPr>
        <w:pStyle w:val="NoSpacing"/>
        <w:ind w:left="720"/>
        <w:rPr>
          <w:rFonts w:ascii="Palatino Linotype" w:hAnsi="Palatino Linotype" w:cs="Times New Roman"/>
          <w:b/>
          <w:i/>
        </w:rPr>
      </w:pPr>
    </w:p>
    <w:p w14:paraId="66423330" w14:textId="77777777" w:rsidR="00F80963" w:rsidRDefault="00F80963" w:rsidP="0081666B">
      <w:pPr>
        <w:pStyle w:val="NoSpacing"/>
        <w:ind w:left="720"/>
        <w:rPr>
          <w:rFonts w:ascii="Palatino Linotype" w:hAnsi="Palatino Linotype" w:cs="Times New Roman"/>
          <w:b/>
          <w:i/>
        </w:rPr>
      </w:pPr>
    </w:p>
    <w:p w14:paraId="14B2B1D3" w14:textId="77777777" w:rsidR="00F80963" w:rsidRDefault="00F80963" w:rsidP="0081666B">
      <w:pPr>
        <w:pStyle w:val="NoSpacing"/>
        <w:ind w:left="720"/>
        <w:rPr>
          <w:rFonts w:ascii="Palatino Linotype" w:hAnsi="Palatino Linotype" w:cs="Times New Roman"/>
          <w:b/>
          <w:i/>
        </w:rPr>
      </w:pPr>
    </w:p>
    <w:p w14:paraId="265CA905" w14:textId="77777777" w:rsidR="00F80963" w:rsidRDefault="00F80963" w:rsidP="0081666B">
      <w:pPr>
        <w:pStyle w:val="NoSpacing"/>
        <w:ind w:left="720"/>
        <w:rPr>
          <w:rFonts w:ascii="Palatino Linotype" w:hAnsi="Palatino Linotype" w:cs="Times New Roman"/>
          <w:b/>
          <w:i/>
        </w:rPr>
      </w:pPr>
    </w:p>
    <w:p w14:paraId="4BCCF597" w14:textId="77777777" w:rsidR="00F80963" w:rsidRDefault="00F80963" w:rsidP="0081666B">
      <w:pPr>
        <w:pStyle w:val="NoSpacing"/>
        <w:ind w:left="720"/>
        <w:rPr>
          <w:rFonts w:ascii="Palatino Linotype" w:hAnsi="Palatino Linotype" w:cs="Times New Roman"/>
          <w:b/>
          <w:i/>
        </w:rPr>
      </w:pPr>
    </w:p>
    <w:p w14:paraId="10F6745B" w14:textId="77777777" w:rsidR="00F80963" w:rsidRDefault="00F80963" w:rsidP="0081666B">
      <w:pPr>
        <w:pStyle w:val="NoSpacing"/>
        <w:ind w:left="720"/>
        <w:rPr>
          <w:rFonts w:ascii="Palatino Linotype" w:hAnsi="Palatino Linotype" w:cs="Times New Roman"/>
          <w:b/>
          <w:i/>
        </w:rPr>
      </w:pPr>
    </w:p>
    <w:p w14:paraId="59DA7A02" w14:textId="77777777" w:rsidR="00F80963" w:rsidRDefault="00F80963" w:rsidP="0081666B">
      <w:pPr>
        <w:pStyle w:val="NoSpacing"/>
        <w:ind w:left="720"/>
        <w:rPr>
          <w:rFonts w:ascii="Palatino Linotype" w:hAnsi="Palatino Linotype" w:cs="Times New Roman"/>
          <w:b/>
          <w:i/>
        </w:rPr>
      </w:pPr>
    </w:p>
    <w:p w14:paraId="2D878C59" w14:textId="77777777" w:rsidR="00F80963" w:rsidRDefault="00F80963" w:rsidP="0081666B">
      <w:pPr>
        <w:pStyle w:val="NoSpacing"/>
        <w:ind w:left="720"/>
        <w:rPr>
          <w:rFonts w:ascii="Palatino Linotype" w:hAnsi="Palatino Linotype" w:cs="Times New Roman"/>
          <w:b/>
          <w:i/>
        </w:rPr>
      </w:pPr>
    </w:p>
    <w:p w14:paraId="44200235" w14:textId="77777777" w:rsidR="00F80963" w:rsidRDefault="00F80963" w:rsidP="0081666B">
      <w:pPr>
        <w:pStyle w:val="NoSpacing"/>
        <w:ind w:left="720"/>
        <w:rPr>
          <w:rFonts w:ascii="Palatino Linotype" w:hAnsi="Palatino Linotype" w:cs="Times New Roman"/>
          <w:b/>
          <w:i/>
        </w:rPr>
      </w:pPr>
    </w:p>
    <w:p w14:paraId="1B0176DC" w14:textId="77777777" w:rsidR="00F80963" w:rsidRDefault="00F80963" w:rsidP="0081666B">
      <w:pPr>
        <w:pStyle w:val="NoSpacing"/>
        <w:ind w:left="720"/>
        <w:rPr>
          <w:rFonts w:ascii="Palatino Linotype" w:hAnsi="Palatino Linotype" w:cs="Times New Roman"/>
          <w:b/>
          <w:i/>
        </w:rPr>
      </w:pPr>
    </w:p>
    <w:p w14:paraId="223993F7" w14:textId="77777777" w:rsidR="00F80963" w:rsidRDefault="00F80963" w:rsidP="0081666B">
      <w:pPr>
        <w:pStyle w:val="NoSpacing"/>
        <w:ind w:left="720"/>
        <w:rPr>
          <w:rFonts w:ascii="Palatino Linotype" w:hAnsi="Palatino Linotype" w:cs="Times New Roman"/>
          <w:b/>
          <w:i/>
        </w:rPr>
      </w:pPr>
    </w:p>
    <w:p w14:paraId="15EE2D7F" w14:textId="77777777" w:rsidR="00F80963" w:rsidRDefault="00F80963" w:rsidP="0081666B">
      <w:pPr>
        <w:pStyle w:val="NoSpacing"/>
        <w:ind w:left="720"/>
        <w:rPr>
          <w:rFonts w:ascii="Palatino Linotype" w:hAnsi="Palatino Linotype" w:cs="Times New Roman"/>
          <w:b/>
          <w:i/>
        </w:rPr>
      </w:pPr>
    </w:p>
    <w:p w14:paraId="6D540E8A" w14:textId="77777777" w:rsidR="00F80963" w:rsidRDefault="00F80963" w:rsidP="0081666B">
      <w:pPr>
        <w:pStyle w:val="NoSpacing"/>
        <w:ind w:left="720"/>
        <w:rPr>
          <w:rFonts w:ascii="Palatino Linotype" w:hAnsi="Palatino Linotype" w:cs="Times New Roman"/>
          <w:b/>
          <w:i/>
        </w:rPr>
      </w:pPr>
    </w:p>
    <w:p w14:paraId="4CBEC72F" w14:textId="77777777" w:rsidR="00F80963" w:rsidRDefault="00F80963" w:rsidP="0081666B">
      <w:pPr>
        <w:pStyle w:val="NoSpacing"/>
        <w:ind w:left="720"/>
        <w:rPr>
          <w:rFonts w:ascii="Palatino Linotype" w:hAnsi="Palatino Linotype" w:cs="Times New Roman"/>
          <w:b/>
          <w:i/>
        </w:rPr>
      </w:pPr>
    </w:p>
    <w:p w14:paraId="4DEC2413" w14:textId="77777777" w:rsidR="00F80963" w:rsidRDefault="00F80963" w:rsidP="0081666B">
      <w:pPr>
        <w:pStyle w:val="NoSpacing"/>
        <w:ind w:left="720"/>
        <w:rPr>
          <w:rFonts w:ascii="Palatino Linotype" w:hAnsi="Palatino Linotype" w:cs="Times New Roman"/>
          <w:b/>
          <w:i/>
        </w:rPr>
      </w:pPr>
    </w:p>
    <w:p w14:paraId="7730CA1C" w14:textId="77777777" w:rsidR="00F80963" w:rsidRDefault="00F80963" w:rsidP="0081666B">
      <w:pPr>
        <w:pStyle w:val="NoSpacing"/>
        <w:ind w:left="720"/>
        <w:rPr>
          <w:rFonts w:ascii="Palatino Linotype" w:hAnsi="Palatino Linotype" w:cs="Times New Roman"/>
          <w:b/>
          <w:i/>
        </w:rPr>
      </w:pPr>
    </w:p>
    <w:p w14:paraId="25C692E1" w14:textId="77777777" w:rsidR="00F80963" w:rsidRDefault="00F80963" w:rsidP="0081666B">
      <w:pPr>
        <w:pStyle w:val="NoSpacing"/>
        <w:ind w:left="720"/>
        <w:rPr>
          <w:rFonts w:ascii="Palatino Linotype" w:hAnsi="Palatino Linotype" w:cs="Times New Roman"/>
          <w:b/>
          <w:i/>
        </w:rPr>
      </w:pPr>
    </w:p>
    <w:p w14:paraId="4DFD7B35" w14:textId="77777777" w:rsidR="00F80963" w:rsidRDefault="00F80963" w:rsidP="0081666B">
      <w:pPr>
        <w:pStyle w:val="NoSpacing"/>
        <w:ind w:left="720"/>
        <w:rPr>
          <w:rFonts w:ascii="Palatino Linotype" w:hAnsi="Palatino Linotype" w:cs="Times New Roman"/>
          <w:b/>
          <w:i/>
        </w:rPr>
      </w:pPr>
    </w:p>
    <w:p w14:paraId="106C864F" w14:textId="77777777" w:rsidR="00A326CB" w:rsidRDefault="00A326CB" w:rsidP="0081666B">
      <w:pPr>
        <w:pStyle w:val="NoSpacing"/>
        <w:ind w:left="720"/>
        <w:rPr>
          <w:rFonts w:ascii="Palatino Linotype" w:hAnsi="Palatino Linotype" w:cs="Times New Roman"/>
          <w:b/>
          <w:i/>
        </w:rPr>
      </w:pPr>
      <w:r w:rsidRPr="00A326CB">
        <w:rPr>
          <w:rFonts w:ascii="Palatino Linotype" w:hAnsi="Palatino Linotype" w:cs="Times New Roman"/>
          <w:b/>
          <w:i/>
        </w:rPr>
        <w:lastRenderedPageBreak/>
        <w:t>6.2 FUTURE WORK</w:t>
      </w:r>
      <w:r w:rsidR="00B15D85">
        <w:rPr>
          <w:rFonts w:ascii="Palatino Linotype" w:hAnsi="Palatino Linotype" w:cs="Times New Roman"/>
          <w:b/>
          <w:i/>
        </w:rPr>
        <w:t xml:space="preserve"> / TIMELINE</w:t>
      </w:r>
    </w:p>
    <w:p w14:paraId="2E694750" w14:textId="77777777" w:rsidR="00D86EE1" w:rsidRPr="00A326CB" w:rsidRDefault="00D86EE1" w:rsidP="0081666B">
      <w:pPr>
        <w:pStyle w:val="NoSpacing"/>
        <w:ind w:left="720"/>
        <w:rPr>
          <w:rFonts w:ascii="Palatino Linotype" w:hAnsi="Palatino Linotype" w:cs="Times New Roman"/>
          <w:b/>
          <w:i/>
        </w:rPr>
      </w:pPr>
    </w:p>
    <w:p w14:paraId="17E18DE6" w14:textId="77777777" w:rsidR="00A326CB" w:rsidRDefault="004E10A6" w:rsidP="0081666B">
      <w:pPr>
        <w:pStyle w:val="NoSpacing"/>
        <w:ind w:left="720"/>
        <w:rPr>
          <w:rFonts w:ascii="Palatino Linotype" w:hAnsi="Palatino Linotype" w:cs="Times New Roman"/>
        </w:rPr>
      </w:pPr>
      <w:r>
        <w:rPr>
          <w:rFonts w:ascii="Palatino Linotype" w:hAnsi="Palatino Linotype" w:cs="Times New Roman"/>
          <w:noProof/>
          <w:lang w:eastAsia="en-US"/>
        </w:rPr>
        <w:drawing>
          <wp:inline distT="0" distB="0" distL="0" distR="0" wp14:anchorId="7BE9CECC" wp14:editId="53AF4FCF">
            <wp:extent cx="5486400" cy="4416724"/>
            <wp:effectExtent l="38100" t="19050" r="57150" b="222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430D6F1F" w14:textId="77777777" w:rsidR="00A326CB" w:rsidRDefault="00A326CB" w:rsidP="00F80963">
      <w:pPr>
        <w:pStyle w:val="NoSpacing"/>
        <w:rPr>
          <w:rFonts w:ascii="Palatino Linotype" w:hAnsi="Palatino Linotype" w:cs="Times New Roman"/>
        </w:rPr>
      </w:pPr>
    </w:p>
    <w:p w14:paraId="756CC56F" w14:textId="77777777" w:rsidR="00F80963" w:rsidRDefault="00F80963" w:rsidP="0081666B">
      <w:pPr>
        <w:pStyle w:val="NoSpacing"/>
        <w:ind w:left="720"/>
        <w:rPr>
          <w:rFonts w:ascii="Palatino Linotype" w:hAnsi="Palatino Linotype" w:cs="Times New Roman"/>
        </w:rPr>
      </w:pPr>
    </w:p>
    <w:p w14:paraId="68DF36F9" w14:textId="77777777" w:rsidR="00F80963" w:rsidRDefault="00F80963" w:rsidP="00F80963">
      <w:pPr>
        <w:pStyle w:val="NoSpacing"/>
        <w:rPr>
          <w:rFonts w:ascii="Palatino Linotype" w:hAnsi="Palatino Linotype" w:cs="Times New Roman"/>
        </w:rPr>
      </w:pPr>
      <w:r>
        <w:rPr>
          <w:noProof/>
          <w:lang w:eastAsia="en-US"/>
        </w:rPr>
        <w:drawing>
          <wp:inline distT="0" distB="0" distL="0" distR="0" wp14:anchorId="0795A107" wp14:editId="124F4171">
            <wp:extent cx="5943600" cy="2120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20265"/>
                    </a:xfrm>
                    <a:prstGeom prst="rect">
                      <a:avLst/>
                    </a:prstGeom>
                  </pic:spPr>
                </pic:pic>
              </a:graphicData>
            </a:graphic>
          </wp:inline>
        </w:drawing>
      </w:r>
    </w:p>
    <w:p w14:paraId="564CCDD7" w14:textId="77777777" w:rsidR="00B06C6C" w:rsidRPr="00B06C6C" w:rsidRDefault="00B06C6C" w:rsidP="00B06C6C">
      <w:pPr>
        <w:rPr>
          <w:b/>
          <w:i/>
        </w:rPr>
      </w:pPr>
      <w:r w:rsidRPr="00B06C6C">
        <w:rPr>
          <w:b/>
          <w:i/>
        </w:rPr>
        <w:lastRenderedPageBreak/>
        <w:t>6.3 POTENTIAL PUBLISHERS</w:t>
      </w:r>
    </w:p>
    <w:p w14:paraId="5B8193B6" w14:textId="77777777" w:rsidR="00B06C6C" w:rsidRDefault="002E114D" w:rsidP="00B06C6C">
      <w:pPr>
        <w:pStyle w:val="ListParagraph"/>
        <w:numPr>
          <w:ilvl w:val="0"/>
          <w:numId w:val="23"/>
        </w:numPr>
      </w:pPr>
      <w:hyperlink r:id="rId53" w:history="1">
        <w:r w:rsidR="00B06C6C" w:rsidRPr="00CE148D">
          <w:rPr>
            <w:rStyle w:val="Hyperlink"/>
          </w:rPr>
          <w:t>https://www.ieee.org/publications/authors/publishing-benefits/index.html</w:t>
        </w:r>
      </w:hyperlink>
    </w:p>
    <w:p w14:paraId="150C8875" w14:textId="77777777" w:rsidR="00B06C6C" w:rsidRDefault="002E114D" w:rsidP="00B06C6C">
      <w:pPr>
        <w:pStyle w:val="ListParagraph"/>
        <w:numPr>
          <w:ilvl w:val="0"/>
          <w:numId w:val="23"/>
        </w:numPr>
      </w:pPr>
      <w:hyperlink r:id="rId54" w:history="1">
        <w:r w:rsidR="00B06C6C" w:rsidRPr="00CE148D">
          <w:rPr>
            <w:rStyle w:val="Hyperlink"/>
          </w:rPr>
          <w:t>https://journalsuggester.springer.com/select-journal?journalId=13688</w:t>
        </w:r>
      </w:hyperlink>
    </w:p>
    <w:p w14:paraId="1CDBB417" w14:textId="77777777" w:rsidR="00B06C6C" w:rsidRDefault="00B06C6C" w:rsidP="00B06C6C">
      <w:pPr>
        <w:pStyle w:val="ListParagraph"/>
        <w:numPr>
          <w:ilvl w:val="0"/>
          <w:numId w:val="23"/>
        </w:numPr>
      </w:pPr>
      <w:r w:rsidRPr="00B06C6C">
        <w:t>http://journals.theired.org/en-ijserm.html</w:t>
      </w:r>
    </w:p>
    <w:p w14:paraId="3398AA0D" w14:textId="77777777" w:rsidR="00B06C6C" w:rsidRDefault="00B06C6C" w:rsidP="00B06C6C"/>
    <w:p w14:paraId="02C08A72" w14:textId="77777777" w:rsidR="00B06C6C" w:rsidRDefault="00B06C6C" w:rsidP="00B06C6C"/>
    <w:p w14:paraId="2F8BE319" w14:textId="77777777" w:rsidR="00B06C6C" w:rsidRDefault="00B06C6C" w:rsidP="00B06C6C"/>
    <w:p w14:paraId="24940BF4" w14:textId="77777777" w:rsidR="00B06C6C" w:rsidRDefault="00B06C6C" w:rsidP="00B06C6C"/>
    <w:p w14:paraId="5E9B6043" w14:textId="77777777" w:rsidR="00B06C6C" w:rsidRDefault="00B06C6C" w:rsidP="00B06C6C"/>
    <w:p w14:paraId="09C8D544" w14:textId="77777777" w:rsidR="00B06C6C" w:rsidRDefault="00B06C6C" w:rsidP="00B06C6C"/>
    <w:p w14:paraId="78AA4CE5" w14:textId="77777777" w:rsidR="00B06C6C" w:rsidRDefault="00B06C6C" w:rsidP="00B06C6C"/>
    <w:p w14:paraId="3854DA10" w14:textId="77777777" w:rsidR="00B06C6C" w:rsidRDefault="00B06C6C" w:rsidP="00B06C6C"/>
    <w:p w14:paraId="2A3E6ECE" w14:textId="77777777" w:rsidR="00B06C6C" w:rsidRDefault="00B06C6C" w:rsidP="00B06C6C"/>
    <w:p w14:paraId="382DAA41" w14:textId="77777777" w:rsidR="00B06C6C" w:rsidRDefault="00B06C6C" w:rsidP="00B06C6C"/>
    <w:p w14:paraId="4AE95C26" w14:textId="77777777" w:rsidR="00B06C6C" w:rsidRDefault="00B06C6C" w:rsidP="00B06C6C"/>
    <w:p w14:paraId="75810427" w14:textId="77777777" w:rsidR="00B06C6C" w:rsidRDefault="00B06C6C" w:rsidP="00B06C6C"/>
    <w:p w14:paraId="71895103" w14:textId="77777777" w:rsidR="00B06C6C" w:rsidRDefault="00B06C6C" w:rsidP="00B06C6C"/>
    <w:p w14:paraId="3BF5E23E" w14:textId="77777777" w:rsidR="00B06C6C" w:rsidRDefault="00B06C6C" w:rsidP="00B06C6C"/>
    <w:p w14:paraId="62F52BA1" w14:textId="77777777" w:rsidR="00B06C6C" w:rsidRDefault="00B06C6C" w:rsidP="00B06C6C"/>
    <w:p w14:paraId="7297A7C9" w14:textId="77777777" w:rsidR="00B06C6C" w:rsidRDefault="00B06C6C" w:rsidP="00B06C6C"/>
    <w:p w14:paraId="3F0CC43A" w14:textId="77777777" w:rsidR="00B06C6C" w:rsidRDefault="00B06C6C" w:rsidP="00B06C6C"/>
    <w:p w14:paraId="67D0C8CC" w14:textId="77777777" w:rsidR="00B06C6C" w:rsidRDefault="00B06C6C" w:rsidP="00B06C6C"/>
    <w:p w14:paraId="4FB4313F" w14:textId="77777777" w:rsidR="00B06C6C" w:rsidRDefault="00B06C6C" w:rsidP="00B06C6C"/>
    <w:p w14:paraId="4ED21062" w14:textId="77777777" w:rsidR="00B06C6C" w:rsidRDefault="00B06C6C" w:rsidP="00B06C6C"/>
    <w:p w14:paraId="6BCB58EA" w14:textId="77777777" w:rsidR="00B06C6C" w:rsidRDefault="00B06C6C" w:rsidP="00B06C6C"/>
    <w:p w14:paraId="731EF6A0" w14:textId="77777777" w:rsidR="00B06C6C" w:rsidRDefault="00B06C6C" w:rsidP="00B06C6C"/>
    <w:p w14:paraId="05E84E71" w14:textId="77777777" w:rsidR="00B06C6C" w:rsidRDefault="00B06C6C" w:rsidP="00B06C6C"/>
    <w:p w14:paraId="3C15F155" w14:textId="77777777" w:rsidR="00B06C6C" w:rsidRDefault="00B06C6C" w:rsidP="00B06C6C"/>
    <w:p w14:paraId="30D83122" w14:textId="77777777" w:rsidR="00B06C6C" w:rsidRDefault="00B06C6C" w:rsidP="00B06C6C"/>
    <w:p w14:paraId="1FAAF5D6" w14:textId="77777777" w:rsidR="00E777B9" w:rsidRDefault="00E777B9" w:rsidP="00B06C6C"/>
    <w:p w14:paraId="1B6B7AC6" w14:textId="77777777" w:rsidR="00B06C6C" w:rsidRPr="00B06C6C" w:rsidRDefault="00EF5F4A" w:rsidP="00B06C6C">
      <w:pPr>
        <w:rPr>
          <w:i/>
        </w:rPr>
      </w:pPr>
      <w:commentRangeStart w:id="41"/>
      <w:r w:rsidRPr="00B06C6C">
        <w:rPr>
          <w:i/>
        </w:rPr>
        <w:lastRenderedPageBreak/>
        <w:t>REFERENCES</w:t>
      </w:r>
      <w:r w:rsidR="00B06C6C">
        <w:rPr>
          <w:i/>
        </w:rPr>
        <w:t>:</w:t>
      </w:r>
      <w:commentRangeEnd w:id="41"/>
      <w:r w:rsidR="00755347">
        <w:rPr>
          <w:rStyle w:val="CommentReference"/>
        </w:rPr>
        <w:commentReference w:id="41"/>
      </w:r>
    </w:p>
    <w:sdt>
      <w:sdtPr>
        <w:rPr>
          <w:rFonts w:ascii="Palatino Linotype" w:hAnsi="Palatino Linotype" w:cs="Times New Roman"/>
        </w:rPr>
        <w:id w:val="62297111"/>
        <w:docPartObj>
          <w:docPartGallery w:val="Bibliographies"/>
          <w:docPartUnique/>
        </w:docPartObj>
      </w:sdtPr>
      <w:sdtEndPr/>
      <w:sdtContent>
        <w:p w14:paraId="3D65F0CE" w14:textId="4EFF5E81" w:rsidR="00A618E8" w:rsidRPr="007610C0" w:rsidRDefault="00A618E8" w:rsidP="00A618E8">
          <w:pPr>
            <w:pStyle w:val="ListParagraph"/>
            <w:numPr>
              <w:ilvl w:val="0"/>
              <w:numId w:val="28"/>
            </w:numPr>
            <w:rPr>
              <w:rStyle w:val="FootnoteReference"/>
            </w:rPr>
          </w:pPr>
          <w:r w:rsidRPr="007610C0">
            <w:rPr>
              <w:rStyle w:val="FootnoteReference"/>
            </w:rPr>
            <w:t xml:space="preserve">“What is Predictive Modeling”  </w:t>
          </w:r>
          <w:r w:rsidR="009726AD" w:rsidRPr="007610C0">
            <w:rPr>
              <w:rStyle w:val="FootnoteReference"/>
            </w:rPr>
            <w:t xml:space="preserve">Retrieved from: </w:t>
          </w:r>
          <w:r w:rsidR="007610C0" w:rsidRPr="007610C0">
            <w:rPr>
              <w:rStyle w:val="FootnoteReference"/>
            </w:rPr>
            <w:t>“</w:t>
          </w:r>
          <w:hyperlink r:id="rId55" w:history="1">
            <w:r w:rsidRPr="007610C0">
              <w:rPr>
                <w:rStyle w:val="FootnoteReference"/>
              </w:rPr>
              <w:t>http://www.cs.uvm.edu/~icdm/algorithms/10Algorithms-08.pdf</w:t>
            </w:r>
          </w:hyperlink>
          <w:r w:rsidR="007610C0" w:rsidRPr="007610C0">
            <w:rPr>
              <w:vertAlign w:val="superscript"/>
            </w:rPr>
            <w:t>”</w:t>
          </w:r>
        </w:p>
        <w:p w14:paraId="763636D0" w14:textId="28A577D0" w:rsidR="008B3F28" w:rsidRPr="008B3F28" w:rsidRDefault="008B3F28" w:rsidP="008B3F28">
          <w:pPr>
            <w:pStyle w:val="ListParagraph"/>
            <w:numPr>
              <w:ilvl w:val="0"/>
              <w:numId w:val="28"/>
            </w:numPr>
            <w:rPr>
              <w:rStyle w:val="FootnoteReference"/>
            </w:rPr>
          </w:pPr>
          <w:r>
            <w:t xml:space="preserve"> “</w:t>
          </w:r>
          <w:r>
            <w:rPr>
              <w:rStyle w:val="FootnoteReference"/>
            </w:rPr>
            <w:t>Does a players course history predict performance</w:t>
          </w:r>
          <w:r w:rsidRPr="008B3F28">
            <w:rPr>
              <w:vertAlign w:val="superscript"/>
            </w:rPr>
            <w:t>?</w:t>
          </w:r>
          <w:r>
            <w:rPr>
              <w:vertAlign w:val="superscript"/>
            </w:rPr>
            <w:t>” December 27 2017.  Retrieved from “http://www.datagolf.ca”</w:t>
          </w:r>
        </w:p>
        <w:p w14:paraId="2B677455" w14:textId="3113326D" w:rsidR="002E334A" w:rsidRPr="008723AC" w:rsidRDefault="002E334A" w:rsidP="002E334A">
          <w:pPr>
            <w:pStyle w:val="ListParagraph"/>
            <w:numPr>
              <w:ilvl w:val="0"/>
              <w:numId w:val="28"/>
            </w:numPr>
            <w:rPr>
              <w:rStyle w:val="FootnoteReference"/>
            </w:rPr>
          </w:pPr>
          <w:r w:rsidRPr="008723AC">
            <w:rPr>
              <w:rStyle w:val="FootnoteReference"/>
            </w:rPr>
            <w:t>“</w:t>
          </w:r>
          <w:r>
            <w:rPr>
              <w:rStyle w:val="FootnoteReference"/>
            </w:rPr>
            <w:t>What is Predictive Modeling</w:t>
          </w:r>
          <w:r w:rsidRPr="008723AC">
            <w:rPr>
              <w:rStyle w:val="FootnoteReference"/>
            </w:rPr>
            <w:t xml:space="preserve">” </w:t>
          </w:r>
          <w:r>
            <w:rPr>
              <w:rStyle w:val="FootnoteReference"/>
            </w:rPr>
            <w:t xml:space="preserve"> Retrieved from: </w:t>
          </w:r>
          <w:r w:rsidR="007610C0">
            <w:rPr>
              <w:rStyle w:val="FootnoteReference"/>
            </w:rPr>
            <w:t>“</w:t>
          </w:r>
          <w:hyperlink r:id="rId56" w:history="1">
            <w:r w:rsidRPr="008723AC">
              <w:rPr>
                <w:rStyle w:val="FootnoteReference"/>
              </w:rPr>
              <w:t>http://www.cs.uvm.edu/~icdm/algorithms/10Algorithms-08.pdf</w:t>
            </w:r>
          </w:hyperlink>
          <w:r w:rsidR="007610C0">
            <w:rPr>
              <w:vertAlign w:val="superscript"/>
            </w:rPr>
            <w:t>”</w:t>
          </w:r>
        </w:p>
        <w:p w14:paraId="5AAC9AB4" w14:textId="0FCC9BB7" w:rsidR="002E334A" w:rsidRPr="008723AC" w:rsidRDefault="002E334A" w:rsidP="002E334A">
          <w:pPr>
            <w:pStyle w:val="ListParagraph"/>
            <w:numPr>
              <w:ilvl w:val="0"/>
              <w:numId w:val="28"/>
            </w:numPr>
            <w:rPr>
              <w:rStyle w:val="FootnoteReference"/>
            </w:rPr>
          </w:pPr>
          <w:r w:rsidRPr="008723AC">
            <w:rPr>
              <w:rStyle w:val="FootnoteReference"/>
            </w:rPr>
            <w:t>“</w:t>
          </w:r>
          <w:r>
            <w:rPr>
              <w:rStyle w:val="FootnoteReference"/>
            </w:rPr>
            <w:t>Number of people who played golf within the last 12 months in the United States from spring 2008 to spring 2017 (in millions)</w:t>
          </w:r>
          <w:r w:rsidRPr="008723AC">
            <w:rPr>
              <w:rStyle w:val="FootnoteReference"/>
            </w:rPr>
            <w:t xml:space="preserve">” </w:t>
          </w:r>
          <w:r>
            <w:rPr>
              <w:rStyle w:val="FootnoteReference"/>
            </w:rPr>
            <w:t xml:space="preserve"> Retrieved from: </w:t>
          </w:r>
          <w:r w:rsidR="00D96C28">
            <w:rPr>
              <w:rStyle w:val="FootnoteReference"/>
            </w:rPr>
            <w:t>“</w:t>
          </w:r>
          <w:r w:rsidRPr="005E29BA">
            <w:rPr>
              <w:rStyle w:val="FootnoteReference"/>
            </w:rPr>
            <w:t>https://www.statista.com/statistics/227420/number-of-golfers-usa</w:t>
          </w:r>
          <w:r w:rsidR="00D96C28">
            <w:rPr>
              <w:rStyle w:val="FootnoteReference"/>
            </w:rPr>
            <w:t>”</w:t>
          </w:r>
        </w:p>
        <w:p w14:paraId="468C457B" w14:textId="4C3F045A" w:rsidR="002E334A" w:rsidRPr="001916B4" w:rsidRDefault="001916B4" w:rsidP="00B44624">
          <w:pPr>
            <w:pStyle w:val="ListParagraph"/>
            <w:numPr>
              <w:ilvl w:val="0"/>
              <w:numId w:val="28"/>
            </w:numPr>
            <w:rPr>
              <w:vertAlign w:val="superscript"/>
            </w:rPr>
          </w:pPr>
          <w:r>
            <w:rPr>
              <w:rStyle w:val="FootnoteReference"/>
            </w:rPr>
            <w:t xml:space="preserve">Bill Pennington </w:t>
          </w:r>
          <w:r w:rsidRPr="008723AC">
            <w:rPr>
              <w:rStyle w:val="FootnoteReference"/>
            </w:rPr>
            <w:t>“</w:t>
          </w:r>
          <w:r>
            <w:rPr>
              <w:rStyle w:val="FootnoteReference"/>
            </w:rPr>
            <w:t>Golf Club Prices Are Up; Scores Are Not Down</w:t>
          </w:r>
          <w:r w:rsidRPr="008723AC">
            <w:rPr>
              <w:rStyle w:val="FootnoteReference"/>
            </w:rPr>
            <w:t xml:space="preserve">” </w:t>
          </w:r>
          <w:r>
            <w:rPr>
              <w:rStyle w:val="FootnoteReference"/>
            </w:rPr>
            <w:t xml:space="preserve">May 2005. Retrieved from: </w:t>
          </w:r>
          <w:r w:rsidR="00D96C28">
            <w:rPr>
              <w:rStyle w:val="FootnoteReference"/>
            </w:rPr>
            <w:t>“</w:t>
          </w:r>
          <w:r w:rsidRPr="005E29BA">
            <w:rPr>
              <w:rFonts w:ascii="Palatino Linotype" w:hAnsi="Palatino Linotype" w:cs="Times New Roman"/>
              <w:vertAlign w:val="superscript"/>
            </w:rPr>
            <w:t>https://www.nytimes.com/2005/05/24/sports/golf/golf-club-prices-are-up-scores-are-not-down.html</w:t>
          </w:r>
          <w:r w:rsidR="00D96C28">
            <w:rPr>
              <w:rFonts w:ascii="Palatino Linotype" w:hAnsi="Palatino Linotype" w:cs="Times New Roman"/>
              <w:vertAlign w:val="superscript"/>
            </w:rPr>
            <w:t>”</w:t>
          </w:r>
        </w:p>
        <w:p w14:paraId="132BFAEC" w14:textId="5E57C767" w:rsidR="002E334A" w:rsidRDefault="007610C0" w:rsidP="007610C0">
          <w:pPr>
            <w:pStyle w:val="ListParagraph"/>
            <w:numPr>
              <w:ilvl w:val="0"/>
              <w:numId w:val="28"/>
            </w:numPr>
            <w:tabs>
              <w:tab w:val="left" w:pos="1935"/>
            </w:tabs>
            <w:rPr>
              <w:vertAlign w:val="superscript"/>
            </w:rPr>
          </w:pPr>
          <w:r>
            <w:rPr>
              <w:vertAlign w:val="superscript"/>
            </w:rPr>
            <w:t>Ryan Ayers, “How Big Data is Revolutionizing Sports” January 2018.  Retrieved from</w:t>
          </w:r>
          <w:r w:rsidR="0037418C">
            <w:rPr>
              <w:vertAlign w:val="superscript"/>
            </w:rPr>
            <w:t>: “</w:t>
          </w:r>
          <w:r w:rsidR="0037418C" w:rsidRPr="0037418C">
            <w:rPr>
              <w:vertAlign w:val="superscript"/>
            </w:rPr>
            <w:t>http://dataconomy.com/2018/01/big-data-revolutionizing-favorite-sports-teams</w:t>
          </w:r>
          <w:r w:rsidR="0037418C">
            <w:rPr>
              <w:vertAlign w:val="superscript"/>
            </w:rPr>
            <w:t>”</w:t>
          </w:r>
        </w:p>
        <w:p w14:paraId="4F504DD2" w14:textId="1DC8B9A1" w:rsidR="0037418C" w:rsidRPr="0037418C" w:rsidRDefault="0037418C" w:rsidP="007610C0">
          <w:pPr>
            <w:pStyle w:val="ListParagraph"/>
            <w:numPr>
              <w:ilvl w:val="0"/>
              <w:numId w:val="28"/>
            </w:numPr>
            <w:tabs>
              <w:tab w:val="left" w:pos="1935"/>
            </w:tabs>
            <w:rPr>
              <w:vertAlign w:val="superscript"/>
            </w:rPr>
          </w:pPr>
          <w:r>
            <w:rPr>
              <w:vertAlign w:val="superscript"/>
            </w:rPr>
            <w:t>“Sabermetrics: Baseball Analytics and the Science of Winning [Infographic]” October 2015.  Retrieved from: “</w:t>
          </w:r>
          <w:r w:rsidRPr="0037418C">
            <w:rPr>
              <w:vertAlign w:val="superscript"/>
            </w:rPr>
            <w:t>https://onlinebusiness.syr.edu/blog/sabermetrics-baseball-a</w:t>
          </w:r>
          <w:r>
            <w:rPr>
              <w:vertAlign w:val="superscript"/>
            </w:rPr>
            <w:t>nalytics-the-science-of-winning”</w:t>
          </w:r>
        </w:p>
        <w:p w14:paraId="6FC3FAB6" w14:textId="77777777" w:rsidR="00CA47AD" w:rsidRPr="008723AC" w:rsidRDefault="002E114D" w:rsidP="00CA47AD">
          <w:pPr>
            <w:pStyle w:val="ListParagraph"/>
            <w:numPr>
              <w:ilvl w:val="0"/>
              <w:numId w:val="28"/>
            </w:numPr>
            <w:rPr>
              <w:rStyle w:val="FootnoteReference"/>
            </w:rPr>
          </w:pPr>
          <w:hyperlink r:id="rId57" w:history="1">
            <w:r w:rsidR="00CA47AD" w:rsidRPr="008723AC">
              <w:rPr>
                <w:rStyle w:val="FootnoteReference"/>
              </w:rPr>
              <w:t>GEORGE PEPER</w:t>
            </w:r>
          </w:hyperlink>
          <w:r w:rsidR="00CA47AD" w:rsidRPr="008723AC">
            <w:rPr>
              <w:rStyle w:val="FootnoteReference"/>
            </w:rPr>
            <w:t>  https://www.goodreads.com/quotes/252141-golf-is-a-game-whose-aim-is-to-hit-a Wednesday, August 13, 2014</w:t>
          </w:r>
        </w:p>
        <w:p w14:paraId="23A3EFFC" w14:textId="77777777" w:rsidR="00CA47AD" w:rsidRPr="008723AC" w:rsidRDefault="00CA47AD" w:rsidP="00CA47AD">
          <w:pPr>
            <w:pStyle w:val="ListParagraph"/>
            <w:numPr>
              <w:ilvl w:val="0"/>
              <w:numId w:val="28"/>
            </w:numPr>
            <w:tabs>
              <w:tab w:val="left" w:pos="1935"/>
            </w:tabs>
            <w:rPr>
              <w:rStyle w:val="FootnoteReference"/>
            </w:rPr>
          </w:pPr>
          <w:r w:rsidRPr="008723AC">
            <w:rPr>
              <w:rStyle w:val="FootnoteReference"/>
            </w:rPr>
            <w:t>https://www.pgatour.com/stats/</w:t>
          </w:r>
        </w:p>
        <w:p w14:paraId="6E40EE99" w14:textId="2134C4C2" w:rsidR="00A80627" w:rsidRPr="008723AC" w:rsidRDefault="00F866AF" w:rsidP="00DA18F5">
          <w:pPr>
            <w:pStyle w:val="ListParagraph"/>
            <w:numPr>
              <w:ilvl w:val="0"/>
              <w:numId w:val="28"/>
            </w:numPr>
            <w:tabs>
              <w:tab w:val="left" w:pos="1935"/>
            </w:tabs>
            <w:rPr>
              <w:rStyle w:val="FootnoteReference"/>
            </w:rPr>
          </w:pPr>
          <w:r w:rsidRPr="008723AC">
            <w:rPr>
              <w:rStyle w:val="FootnoteReference"/>
            </w:rPr>
            <w:t>J</w:t>
          </w:r>
          <w:hyperlink r:id="rId58" w:history="1">
            <w:r w:rsidRPr="008723AC">
              <w:rPr>
                <w:rStyle w:val="FootnoteReference"/>
              </w:rPr>
              <w:t>oshua Miller</w:t>
            </w:r>
          </w:hyperlink>
          <w:r w:rsidRPr="008723AC">
            <w:rPr>
              <w:rStyle w:val="FootnoteReference"/>
            </w:rPr>
            <w:t xml:space="preserve">, </w:t>
          </w:r>
          <w:hyperlink r:id="rId59" w:history="1">
            <w:r w:rsidRPr="008723AC">
              <w:rPr>
                <w:rStyle w:val="FootnoteReference"/>
              </w:rPr>
              <w:t>Adam Sanjurjo</w:t>
            </w:r>
          </w:hyperlink>
          <w:r w:rsidRPr="008723AC">
            <w:rPr>
              <w:rStyle w:val="FootnoteReference"/>
            </w:rPr>
            <w:t xml:space="preserve"> </w:t>
          </w:r>
          <w:r w:rsidR="00C97418">
            <w:rPr>
              <w:rStyle w:val="FootnoteReference"/>
            </w:rPr>
            <w:t>“</w:t>
          </w:r>
          <w:r w:rsidR="00060F23" w:rsidRPr="008723AC">
            <w:rPr>
              <w:rStyle w:val="FootnoteReference"/>
            </w:rPr>
            <w:t>Momentum isn’t magic – vindicating the hot hand with the mathematics of streaks</w:t>
          </w:r>
          <w:r w:rsidR="00C97418">
            <w:rPr>
              <w:rStyle w:val="FootnoteReference"/>
            </w:rPr>
            <w:t>”</w:t>
          </w:r>
          <w:r w:rsidR="00060F23" w:rsidRPr="008723AC">
            <w:rPr>
              <w:rStyle w:val="FootnoteReference"/>
            </w:rPr>
            <w:t xml:space="preserve"> </w:t>
          </w:r>
          <w:r w:rsidR="00C97418">
            <w:rPr>
              <w:rStyle w:val="FootnoteReference"/>
            </w:rPr>
            <w:t xml:space="preserve">Retrieved from </w:t>
          </w:r>
          <w:hyperlink r:id="rId60" w:history="1">
            <w:r w:rsidRPr="008723AC">
              <w:rPr>
                <w:rStyle w:val="FootnoteReference"/>
              </w:rPr>
              <w:t>https://theconversation.com/momentum-isnt-magic-vindicating-the-hot-hand-with-the-mathematics-of-streaks-74786</w:t>
            </w:r>
          </w:hyperlink>
          <w:r w:rsidRPr="008723AC">
            <w:rPr>
              <w:rStyle w:val="FootnoteReference"/>
            </w:rPr>
            <w:t xml:space="preserve"> </w:t>
          </w:r>
          <w:r w:rsidR="00060F23" w:rsidRPr="008723AC">
            <w:rPr>
              <w:rStyle w:val="FootnoteReference"/>
            </w:rPr>
            <w:t>March 26, 2017 10.38pm EDT</w:t>
          </w:r>
        </w:p>
        <w:p w14:paraId="4C0E60DD" w14:textId="77777777" w:rsidR="00A80627" w:rsidRPr="008723AC" w:rsidRDefault="004109F8" w:rsidP="00B15D85">
          <w:pPr>
            <w:pStyle w:val="ListParagraph"/>
            <w:numPr>
              <w:ilvl w:val="0"/>
              <w:numId w:val="28"/>
            </w:numPr>
            <w:rPr>
              <w:rStyle w:val="FootnoteReference"/>
            </w:rPr>
          </w:pPr>
          <w:r w:rsidRPr="008723AC">
            <w:rPr>
              <w:rStyle w:val="FootnoteReference"/>
            </w:rPr>
            <w:t xml:space="preserve">David Gliden, Stephanie Gray Wilson.  </w:t>
          </w:r>
          <w:r w:rsidR="00A7747E" w:rsidRPr="008723AC">
            <w:rPr>
              <w:rStyle w:val="FootnoteReference"/>
            </w:rPr>
            <w:t xml:space="preserve">Streaks in </w:t>
          </w:r>
          <w:r w:rsidR="00F56268" w:rsidRPr="008723AC">
            <w:rPr>
              <w:rStyle w:val="FootnoteReference"/>
            </w:rPr>
            <w:t>skilled</w:t>
          </w:r>
          <w:r w:rsidR="00A7747E" w:rsidRPr="008723AC">
            <w:rPr>
              <w:rStyle w:val="FootnoteReference"/>
            </w:rPr>
            <w:t xml:space="preserve"> performance </w:t>
          </w:r>
          <w:hyperlink r:id="rId61" w:history="1">
            <w:r w:rsidR="00A80627" w:rsidRPr="008723AC">
              <w:rPr>
                <w:rStyle w:val="FootnoteReference"/>
              </w:rPr>
              <w:t>https://labs.la.utexas.edu/gilden/files/2016/04/StreaksPsychonomicBR1995.pdf 1995</w:t>
            </w:r>
          </w:hyperlink>
          <w:r w:rsidRPr="008723AC">
            <w:rPr>
              <w:rStyle w:val="FootnoteReference"/>
            </w:rPr>
            <w:t>.</w:t>
          </w:r>
          <w:r w:rsidR="00A80627" w:rsidRPr="008723AC">
            <w:rPr>
              <w:rStyle w:val="FootnoteReference"/>
            </w:rPr>
            <w:t xml:space="preserve"> </w:t>
          </w:r>
        </w:p>
        <w:p w14:paraId="4B547C82" w14:textId="77777777" w:rsidR="00DA18F5" w:rsidRPr="008723AC" w:rsidRDefault="00DA18F5" w:rsidP="00DA18F5">
          <w:pPr>
            <w:pStyle w:val="ListParagraph"/>
            <w:numPr>
              <w:ilvl w:val="0"/>
              <w:numId w:val="28"/>
            </w:numPr>
            <w:rPr>
              <w:rStyle w:val="FootnoteReference"/>
            </w:rPr>
          </w:pPr>
          <w:r w:rsidRPr="008723AC">
            <w:rPr>
              <w:rStyle w:val="FootnoteReference"/>
            </w:rPr>
            <w:t xml:space="preserve">“Top 10 algorithms in data mining” July 2007. </w:t>
          </w:r>
          <w:hyperlink r:id="rId62" w:history="1">
            <w:r w:rsidRPr="008723AC">
              <w:rPr>
                <w:rStyle w:val="FootnoteReference"/>
              </w:rPr>
              <w:t>http://www.cs.uvm.edu/~icdm/algorithms/10Algorithms-08.pdf</w:t>
            </w:r>
          </w:hyperlink>
        </w:p>
        <w:p w14:paraId="03395DC6" w14:textId="77777777" w:rsidR="00DA18F5" w:rsidRPr="008723AC" w:rsidRDefault="00DA18F5" w:rsidP="00DA18F5">
          <w:pPr>
            <w:pStyle w:val="ListParagraph"/>
            <w:numPr>
              <w:ilvl w:val="0"/>
              <w:numId w:val="28"/>
            </w:numPr>
            <w:rPr>
              <w:rStyle w:val="FootnoteReference"/>
            </w:rPr>
          </w:pPr>
          <w:r w:rsidRPr="008723AC">
            <w:rPr>
              <w:rStyle w:val="FootnoteReference"/>
            </w:rPr>
            <w:t>“Scoring your customers” http://www.thearling.com/text/scoring/scoring.htm</w:t>
          </w:r>
        </w:p>
        <w:p w14:paraId="5F0D5045" w14:textId="77777777" w:rsidR="00EF2E28" w:rsidRDefault="0024479A" w:rsidP="00A12659">
          <w:pPr>
            <w:tabs>
              <w:tab w:val="left" w:pos="1935"/>
            </w:tabs>
            <w:rPr>
              <w:rFonts w:ascii="Palatino Linotype" w:hAnsi="Palatino Linotype" w:cs="Times New Roman"/>
            </w:rPr>
          </w:pPr>
          <w:r w:rsidRPr="001F2548">
            <w:rPr>
              <w:rFonts w:ascii="Palatino Linotype" w:hAnsi="Palatino Linotype" w:cs="Times New Roman"/>
            </w:rPr>
            <w:tab/>
          </w:r>
        </w:p>
      </w:sdtContent>
    </w:sdt>
    <w:sectPr w:rsidR="00EF2E28" w:rsidSect="00804503">
      <w:headerReference w:type="default" r:id="rId63"/>
      <w:footerReference w:type="default" r:id="rId64"/>
      <w:footnotePr>
        <w:pos w:val="beneathText"/>
      </w:footnotePr>
      <w:pgSz w:w="12240" w:h="15840" w:code="1"/>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usu, Amalia I." w:date="2018-05-04T17:48:00Z" w:initials="RAI">
    <w:p w14:paraId="3C8252A4" w14:textId="77777777" w:rsidR="00A86B3A" w:rsidRDefault="00A86B3A">
      <w:pPr>
        <w:pStyle w:val="CommentText"/>
      </w:pPr>
      <w:r>
        <w:rPr>
          <w:rStyle w:val="CommentReference"/>
        </w:rPr>
        <w:annotationRef/>
      </w:r>
      <w:r>
        <w:t>As a first paragraph in introduction please talk about predictive models in general and what are they usually used for, benefits of them, what technologies are typically used, give examples, especially if related to your later technical approach or just golf related.</w:t>
      </w:r>
    </w:p>
    <w:p w14:paraId="6EA9382A" w14:textId="77777777" w:rsidR="00A86B3A" w:rsidRDefault="00A86B3A">
      <w:pPr>
        <w:pStyle w:val="CommentText"/>
      </w:pPr>
      <w:r>
        <w:t>Then move into golf, define some golf features, how they may play a role in the outcomes of the play, and why it might be beneficial to come up with a predictive model on golf data.</w:t>
      </w:r>
    </w:p>
    <w:p w14:paraId="6CDC943F" w14:textId="77777777" w:rsidR="00A86B3A" w:rsidRDefault="00A86B3A">
      <w:pPr>
        <w:pStyle w:val="CommentText"/>
      </w:pPr>
      <w:r>
        <w:t>Then move into what the thesis is focusing on to align to your prior paragraphs ideas/claims.</w:t>
      </w:r>
    </w:p>
  </w:comment>
  <w:comment w:id="9" w:author="Rusu, Amalia I." w:date="2018-05-04T17:58:00Z" w:initials="RAI">
    <w:p w14:paraId="653031CA" w14:textId="77777777" w:rsidR="00A86B3A" w:rsidRDefault="00A86B3A">
      <w:pPr>
        <w:pStyle w:val="CommentText"/>
      </w:pPr>
      <w:r>
        <w:rPr>
          <w:rStyle w:val="CommentReference"/>
        </w:rPr>
        <w:annotationRef/>
      </w:r>
      <w:r>
        <w:t>To the best of our knowledge, there is no similar or recent research or results on such and such…</w:t>
      </w:r>
    </w:p>
    <w:p w14:paraId="04F30ACC" w14:textId="77777777" w:rsidR="00A86B3A" w:rsidRDefault="00A86B3A">
      <w:pPr>
        <w:pStyle w:val="CommentText"/>
      </w:pPr>
      <w:r>
        <w:t xml:space="preserve">State the importance of the golf problem, maybe how many people play golf, how many at the pro or amateur levels, etc. </w:t>
      </w:r>
    </w:p>
    <w:p w14:paraId="7AF1E39C" w14:textId="77777777" w:rsidR="00A86B3A" w:rsidRDefault="00A86B3A">
      <w:pPr>
        <w:pStyle w:val="CommentText"/>
      </w:pPr>
      <w:r>
        <w:t>State how data analytics are powerful these days and help understand trends and help athletes reach their potential, improve play or help them reach consistent play</w:t>
      </w:r>
    </w:p>
  </w:comment>
  <w:comment w:id="32" w:author="Rusu, Amalia I." w:date="2018-05-04T18:11:00Z" w:initials="RAI">
    <w:p w14:paraId="0902CF95" w14:textId="7C544465" w:rsidR="00A86B3A" w:rsidRDefault="00A86B3A">
      <w:pPr>
        <w:pStyle w:val="CommentText"/>
      </w:pPr>
      <w:r>
        <w:rPr>
          <w:rStyle w:val="CommentReference"/>
        </w:rPr>
        <w:annotationRef/>
      </w:r>
      <w:r>
        <w:t>Need to expand on predictive models, what research builds on them, where are they used, cite articles, etc. Add examples, especially if they are sports related so they could be from other sports.</w:t>
      </w:r>
    </w:p>
  </w:comment>
  <w:comment w:id="33" w:author="Rusu, Amalia I." w:date="2018-05-04T18:09:00Z" w:initials="RAI">
    <w:p w14:paraId="483A0EB2" w14:textId="77777777" w:rsidR="00A86B3A" w:rsidRDefault="00A86B3A" w:rsidP="004129AB">
      <w:pPr>
        <w:pStyle w:val="CommentText"/>
      </w:pPr>
      <w:r>
        <w:rPr>
          <w:rStyle w:val="CommentReference"/>
        </w:rPr>
        <w:annotationRef/>
      </w:r>
      <w:r>
        <w:t>Can you add some graphics/ golf related images?</w:t>
      </w:r>
    </w:p>
  </w:comment>
  <w:comment w:id="35" w:author="Rusu, Amalia I." w:date="2018-05-04T18:18:00Z" w:initials="RAI">
    <w:p w14:paraId="2EE0B547" w14:textId="2BD7FAB8" w:rsidR="00A86B3A" w:rsidRDefault="00A86B3A">
      <w:pPr>
        <w:pStyle w:val="CommentText"/>
      </w:pPr>
      <w:r>
        <w:rPr>
          <w:rStyle w:val="CommentReference"/>
        </w:rPr>
        <w:annotationRef/>
      </w:r>
      <w:r>
        <w:t>All of the items need to be expanded, maybe not for this time but for the final version of thesis but think of what else need to get in here</w:t>
      </w:r>
    </w:p>
  </w:comment>
  <w:comment w:id="41" w:author="Rusu, Amalia I." w:date="2018-05-04T18:23:00Z" w:initials="RAI">
    <w:p w14:paraId="332D4D17" w14:textId="61656ECF" w:rsidR="00A86B3A" w:rsidRDefault="00A86B3A">
      <w:pPr>
        <w:pStyle w:val="CommentText"/>
      </w:pPr>
      <w:r>
        <w:rPr>
          <w:rStyle w:val="CommentReference"/>
        </w:rPr>
        <w:annotationRef/>
      </w:r>
      <w:r>
        <w:t>Try to include more scientific articles, include name of publication, authors, where was it published, pages, year. Look at the IEEE references format and use same format for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DC943F" w15:done="0"/>
  <w15:commentEx w15:paraId="7AF1E39C" w15:done="0"/>
  <w15:commentEx w15:paraId="0902CF95" w15:done="0"/>
  <w15:commentEx w15:paraId="483A0EB2" w15:done="0"/>
  <w15:commentEx w15:paraId="2EE0B547" w15:done="0"/>
  <w15:commentEx w15:paraId="332D4D1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69E2E0" w14:textId="77777777" w:rsidR="002E114D" w:rsidRDefault="002E114D">
      <w:pPr>
        <w:spacing w:line="240" w:lineRule="auto"/>
      </w:pPr>
      <w:r>
        <w:separator/>
      </w:r>
    </w:p>
    <w:p w14:paraId="4331916D" w14:textId="77777777" w:rsidR="002E114D" w:rsidRDefault="002E114D"/>
  </w:endnote>
  <w:endnote w:type="continuationSeparator" w:id="0">
    <w:p w14:paraId="54EE2C3C" w14:textId="77777777" w:rsidR="002E114D" w:rsidRDefault="002E114D">
      <w:pPr>
        <w:spacing w:line="240" w:lineRule="auto"/>
      </w:pPr>
      <w:r>
        <w:continuationSeparator/>
      </w:r>
    </w:p>
    <w:p w14:paraId="5023DEBA" w14:textId="77777777" w:rsidR="002E114D" w:rsidRDefault="002E11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934658"/>
      <w:docPartObj>
        <w:docPartGallery w:val="Page Numbers (Bottom of Page)"/>
        <w:docPartUnique/>
      </w:docPartObj>
    </w:sdtPr>
    <w:sdtEndPr>
      <w:rPr>
        <w:noProof/>
      </w:rPr>
    </w:sdtEndPr>
    <w:sdtContent>
      <w:p w14:paraId="30CE34AB" w14:textId="0094A7F3" w:rsidR="00A86B3A" w:rsidRDefault="00A86B3A">
        <w:pPr>
          <w:pStyle w:val="Footer"/>
          <w:jc w:val="right"/>
        </w:pPr>
        <w:r>
          <w:fldChar w:fldCharType="begin"/>
        </w:r>
        <w:r>
          <w:instrText xml:space="preserve"> PAGE   \* MERGEFORMAT </w:instrText>
        </w:r>
        <w:r>
          <w:fldChar w:fldCharType="separate"/>
        </w:r>
        <w:r w:rsidR="00986932">
          <w:rPr>
            <w:noProof/>
          </w:rPr>
          <w:t>5</w:t>
        </w:r>
        <w:r>
          <w:rPr>
            <w:noProof/>
          </w:rPr>
          <w:fldChar w:fldCharType="end"/>
        </w:r>
      </w:p>
    </w:sdtContent>
  </w:sdt>
  <w:p w14:paraId="71C75B2F" w14:textId="77777777" w:rsidR="00A86B3A" w:rsidRDefault="00A86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221F9" w14:textId="77777777" w:rsidR="002E114D" w:rsidRDefault="002E114D">
      <w:pPr>
        <w:spacing w:line="240" w:lineRule="auto"/>
      </w:pPr>
      <w:r>
        <w:separator/>
      </w:r>
    </w:p>
    <w:p w14:paraId="39BE3D1A" w14:textId="77777777" w:rsidR="002E114D" w:rsidRDefault="002E114D"/>
  </w:footnote>
  <w:footnote w:type="continuationSeparator" w:id="0">
    <w:p w14:paraId="36E8A179" w14:textId="77777777" w:rsidR="002E114D" w:rsidRDefault="002E114D">
      <w:pPr>
        <w:spacing w:line="240" w:lineRule="auto"/>
      </w:pPr>
      <w:r>
        <w:continuationSeparator/>
      </w:r>
    </w:p>
    <w:p w14:paraId="15875EE0" w14:textId="77777777" w:rsidR="002E114D" w:rsidRDefault="002E114D"/>
  </w:footnote>
  <w:footnote w:id="1">
    <w:p w14:paraId="44C8BEAC" w14:textId="2BC0907F" w:rsidR="00371613" w:rsidRPr="004B532F" w:rsidRDefault="004B532F" w:rsidP="004B532F">
      <w:pPr>
        <w:pStyle w:val="FootnoteText"/>
        <w:ind w:firstLine="0"/>
        <w:rPr>
          <w:rFonts w:asciiTheme="majorHAnsi" w:hAnsiTheme="majorHAnsi" w:cstheme="majorHAnsi"/>
          <w:sz w:val="16"/>
          <w:szCs w:val="16"/>
        </w:rPr>
      </w:pPr>
      <w:r w:rsidRPr="004B532F">
        <w:rPr>
          <w:rStyle w:val="FootnoteReference"/>
          <w:rFonts w:asciiTheme="majorHAnsi" w:hAnsiTheme="majorHAnsi" w:cstheme="majorHAnsi"/>
          <w:sz w:val="16"/>
          <w:szCs w:val="16"/>
        </w:rPr>
        <w:footnoteRef/>
      </w:r>
      <w:r w:rsidRPr="004B532F">
        <w:rPr>
          <w:rFonts w:asciiTheme="majorHAnsi" w:hAnsiTheme="majorHAnsi" w:cstheme="majorHAnsi"/>
          <w:sz w:val="16"/>
          <w:szCs w:val="16"/>
        </w:rPr>
        <w:t xml:space="preserve"> </w:t>
      </w:r>
      <w:r w:rsidRPr="004B532F">
        <w:rPr>
          <w:rFonts w:asciiTheme="majorHAnsi" w:hAnsiTheme="majorHAnsi" w:cstheme="majorHAnsi"/>
          <w:i/>
          <w:color w:val="333333"/>
          <w:sz w:val="16"/>
          <w:szCs w:val="16"/>
          <w:shd w:val="clear" w:color="auto" w:fill="FFFFFF"/>
        </w:rPr>
        <w:t xml:space="preserve"> A </w:t>
      </w:r>
      <w:r w:rsidRPr="004B532F">
        <w:rPr>
          <w:rFonts w:asciiTheme="majorHAnsi" w:hAnsiTheme="majorHAnsi" w:cstheme="majorHAnsi"/>
          <w:i/>
          <w:sz w:val="16"/>
          <w:szCs w:val="16"/>
        </w:rPr>
        <w:t>formal construction which is described theoretically in the language of computer science: the language of algorithms and data structures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CC594" w14:textId="77777777" w:rsidR="00A86B3A" w:rsidRDefault="002E114D">
    <w:pPr>
      <w:pStyle w:val="Header"/>
    </w:pPr>
    <w:sdt>
      <w:sdtPr>
        <w:rPr>
          <w:rStyle w:val="Strong"/>
          <w:sz w:val="20"/>
          <w:szCs w:val="20"/>
        </w:rPr>
        <w:alias w:val="Running head"/>
        <w:tag w:val=""/>
        <w:id w:val="-467583208"/>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86B3A" w:rsidRPr="00A95AF4">
          <w:rPr>
            <w:rStyle w:val="Strong"/>
            <w:sz w:val="20"/>
            <w:szCs w:val="20"/>
          </w:rPr>
          <w:t xml:space="preserve">PREDICTIVE Anaysis of GOLF STREAKs through shotlink data </w:t>
        </w:r>
      </w:sdtContent>
    </w:sdt>
    <w:r w:rsidR="00A86B3A">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0A6F86"/>
    <w:multiLevelType w:val="hybridMultilevel"/>
    <w:tmpl w:val="659C78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6015D7"/>
    <w:multiLevelType w:val="hybridMultilevel"/>
    <w:tmpl w:val="FCB079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E346D4F"/>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6244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88C42E4"/>
    <w:multiLevelType w:val="hybridMultilevel"/>
    <w:tmpl w:val="85DE2964"/>
    <w:lvl w:ilvl="0" w:tplc="D48ECA5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8E358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93B57B0"/>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7" w15:restartNumberingAfterBreak="0">
    <w:nsid w:val="3C93018A"/>
    <w:multiLevelType w:val="hybridMultilevel"/>
    <w:tmpl w:val="63588D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996824"/>
    <w:multiLevelType w:val="hybridMultilevel"/>
    <w:tmpl w:val="F8D257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B03FA8"/>
    <w:multiLevelType w:val="hybridMultilevel"/>
    <w:tmpl w:val="7F9E3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10107D"/>
    <w:multiLevelType w:val="hybridMultilevel"/>
    <w:tmpl w:val="DC90FBD8"/>
    <w:lvl w:ilvl="0" w:tplc="0409000F">
      <w:start w:val="1"/>
      <w:numFmt w:val="decimal"/>
      <w:lvlText w:val="%1."/>
      <w:lvlJc w:val="left"/>
      <w:pPr>
        <w:ind w:left="720" w:hanging="360"/>
      </w:pPr>
    </w:lvl>
    <w:lvl w:ilvl="1" w:tplc="2A382B02">
      <w:start w:val="1"/>
      <w:numFmt w:val="decimal"/>
      <w:lvlText w:val="%2."/>
      <w:lvlJc w:val="left"/>
      <w:pPr>
        <w:ind w:left="1440" w:hanging="360"/>
      </w:pPr>
      <w:rPr>
        <w:rFonts w:ascii="Palatino Linotype" w:eastAsiaTheme="minorEastAsia" w:hAnsi="Palatino Linotype" w:cs="Times New Roman"/>
        <w:b w:val="0"/>
      </w:rPr>
    </w:lvl>
    <w:lvl w:ilvl="2" w:tplc="0409001B">
      <w:start w:val="1"/>
      <w:numFmt w:val="lowerRoman"/>
      <w:lvlText w:val="%3."/>
      <w:lvlJc w:val="right"/>
      <w:pPr>
        <w:ind w:left="2160" w:hanging="180"/>
      </w:pPr>
    </w:lvl>
    <w:lvl w:ilvl="3" w:tplc="A0845EE6">
      <w:start w:val="1"/>
      <w:numFmt w:val="lowerLetter"/>
      <w:lvlText w:val="%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1066D3"/>
    <w:multiLevelType w:val="multilevel"/>
    <w:tmpl w:val="D566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4032D"/>
    <w:multiLevelType w:val="hybridMultilevel"/>
    <w:tmpl w:val="0AFE1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B219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94656A9"/>
    <w:multiLevelType w:val="hybridMultilevel"/>
    <w:tmpl w:val="9AE02D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B954822"/>
    <w:multiLevelType w:val="multilevel"/>
    <w:tmpl w:val="08BED95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26" w15:restartNumberingAfterBreak="0">
    <w:nsid w:val="4E721EBE"/>
    <w:multiLevelType w:val="hybridMultilevel"/>
    <w:tmpl w:val="08F4BEC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B65D8E"/>
    <w:multiLevelType w:val="multilevel"/>
    <w:tmpl w:val="A656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555F65"/>
    <w:multiLevelType w:val="hybridMultilevel"/>
    <w:tmpl w:val="C43A5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19D3D2F"/>
    <w:multiLevelType w:val="multilevel"/>
    <w:tmpl w:val="04EC119A"/>
    <w:lvl w:ilvl="0">
      <w:start w:val="4"/>
      <w:numFmt w:val="decimal"/>
      <w:lvlText w:val="%1"/>
      <w:lvlJc w:val="left"/>
      <w:pPr>
        <w:ind w:left="1020" w:hanging="1020"/>
      </w:pPr>
      <w:rPr>
        <w:rFonts w:hint="default"/>
        <w:i/>
      </w:rPr>
    </w:lvl>
    <w:lvl w:ilvl="1">
      <w:start w:val="2"/>
      <w:numFmt w:val="decimal"/>
      <w:lvlText w:val="%1.%2"/>
      <w:lvlJc w:val="left"/>
      <w:pPr>
        <w:ind w:left="1020" w:hanging="1020"/>
      </w:pPr>
      <w:rPr>
        <w:rFonts w:hint="default"/>
        <w:i/>
      </w:rPr>
    </w:lvl>
    <w:lvl w:ilvl="2">
      <w:start w:val="1"/>
      <w:numFmt w:val="decimal"/>
      <w:lvlText w:val="%1.%2.%3"/>
      <w:lvlJc w:val="left"/>
      <w:pPr>
        <w:ind w:left="1020" w:hanging="1020"/>
      </w:pPr>
      <w:rPr>
        <w:rFonts w:hint="default"/>
        <w:i/>
      </w:rPr>
    </w:lvl>
    <w:lvl w:ilvl="3">
      <w:start w:val="2"/>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800" w:hanging="1800"/>
      </w:pPr>
      <w:rPr>
        <w:rFonts w:hint="default"/>
        <w:i/>
      </w:rPr>
    </w:lvl>
    <w:lvl w:ilvl="6">
      <w:start w:val="1"/>
      <w:numFmt w:val="decimal"/>
      <w:lvlText w:val="%1.%2.%3.%4.%5.%6.%7"/>
      <w:lvlJc w:val="left"/>
      <w:pPr>
        <w:ind w:left="2160" w:hanging="216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520" w:hanging="2520"/>
      </w:pPr>
      <w:rPr>
        <w:rFonts w:hint="default"/>
        <w:i/>
      </w:rPr>
    </w:lvl>
  </w:abstractNum>
  <w:abstractNum w:abstractNumId="30" w15:restartNumberingAfterBreak="0">
    <w:nsid w:val="5C5611C3"/>
    <w:multiLevelType w:val="hybridMultilevel"/>
    <w:tmpl w:val="3BE633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A550B5"/>
    <w:multiLevelType w:val="multilevel"/>
    <w:tmpl w:val="57AE0298"/>
    <w:lvl w:ilvl="0">
      <w:start w:val="1"/>
      <w:numFmt w:val="decimal"/>
      <w:lvlText w:val="%1)"/>
      <w:lvlJc w:val="left"/>
      <w:pPr>
        <w:ind w:left="720" w:hanging="360"/>
      </w:pPr>
    </w:lvl>
    <w:lvl w:ilvl="1">
      <w:start w:val="1"/>
      <w:numFmt w:val="lowerLetter"/>
      <w:lvlText w:val="%2."/>
      <w:lvlJc w:val="left"/>
      <w:pPr>
        <w:ind w:left="1080" w:hanging="360"/>
      </w:pPr>
      <w:rPr>
        <w:rFonts w:ascii="Palatino Linotype" w:eastAsiaTheme="minorEastAsia" w:hAnsi="Palatino Linotype" w:cs="Times New Roman"/>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2" w15:restartNumberingAfterBreak="0">
    <w:nsid w:val="65955AD6"/>
    <w:multiLevelType w:val="hybridMultilevel"/>
    <w:tmpl w:val="35CAF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64853"/>
    <w:multiLevelType w:val="hybridMultilevel"/>
    <w:tmpl w:val="9AB45A04"/>
    <w:lvl w:ilvl="0" w:tplc="0409000F">
      <w:start w:val="1"/>
      <w:numFmt w:val="decimal"/>
      <w:lvlText w:val="%1."/>
      <w:lvlJc w:val="left"/>
      <w:pPr>
        <w:ind w:left="720" w:hanging="360"/>
      </w:pPr>
    </w:lvl>
    <w:lvl w:ilvl="1" w:tplc="7FF67EC0">
      <w:start w:val="1"/>
      <w:numFmt w:val="decimal"/>
      <w:lvlText w:val="%2."/>
      <w:lvlJc w:val="left"/>
      <w:pPr>
        <w:ind w:left="1440" w:hanging="360"/>
      </w:pPr>
      <w:rPr>
        <w:rFonts w:ascii="Palatino Linotype" w:eastAsiaTheme="minorEastAsia" w:hAnsi="Palatino Linotype" w:cs="Times New Roman"/>
      </w:rPr>
    </w:lvl>
    <w:lvl w:ilvl="2" w:tplc="0409001B">
      <w:start w:val="1"/>
      <w:numFmt w:val="lowerRoman"/>
      <w:lvlText w:val="%3."/>
      <w:lvlJc w:val="right"/>
      <w:pPr>
        <w:ind w:left="2160" w:hanging="180"/>
      </w:pPr>
    </w:lvl>
    <w:lvl w:ilvl="3" w:tplc="3D2C4D9A">
      <w:start w:val="1"/>
      <w:numFmt w:val="lowerLetter"/>
      <w:lvlText w:val="%4."/>
      <w:lvlJc w:val="left"/>
      <w:pPr>
        <w:ind w:left="2880" w:hanging="360"/>
      </w:pPr>
      <w:rPr>
        <w:rFonts w:hint="default"/>
        <w:b w:val="0"/>
        <w:color w:val="222222"/>
        <w:sz w:val="21"/>
      </w:rPr>
    </w:lvl>
    <w:lvl w:ilvl="4" w:tplc="DA7A1CB2">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7E6B28"/>
    <w:multiLevelType w:val="hybridMultilevel"/>
    <w:tmpl w:val="7C960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13695E"/>
    <w:multiLevelType w:val="multilevel"/>
    <w:tmpl w:val="ACBC5CD4"/>
    <w:lvl w:ilvl="0">
      <w:start w:val="4"/>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6" w15:restartNumberingAfterBreak="0">
    <w:nsid w:val="7EF43507"/>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18"/>
  </w:num>
  <w:num w:numId="13">
    <w:abstractNumId w:val="35"/>
  </w:num>
  <w:num w:numId="14">
    <w:abstractNumId w:val="29"/>
  </w:num>
  <w:num w:numId="15">
    <w:abstractNumId w:val="20"/>
  </w:num>
  <w:num w:numId="16">
    <w:abstractNumId w:val="33"/>
  </w:num>
  <w:num w:numId="17">
    <w:abstractNumId w:val="24"/>
  </w:num>
  <w:num w:numId="18">
    <w:abstractNumId w:val="26"/>
  </w:num>
  <w:num w:numId="19">
    <w:abstractNumId w:val="12"/>
  </w:num>
  <w:num w:numId="20">
    <w:abstractNumId w:val="14"/>
  </w:num>
  <w:num w:numId="21">
    <w:abstractNumId w:val="30"/>
  </w:num>
  <w:num w:numId="22">
    <w:abstractNumId w:val="17"/>
  </w:num>
  <w:num w:numId="23">
    <w:abstractNumId w:val="28"/>
  </w:num>
  <w:num w:numId="24">
    <w:abstractNumId w:val="34"/>
  </w:num>
  <w:num w:numId="25">
    <w:abstractNumId w:val="15"/>
  </w:num>
  <w:num w:numId="26">
    <w:abstractNumId w:val="32"/>
  </w:num>
  <w:num w:numId="27">
    <w:abstractNumId w:val="19"/>
  </w:num>
  <w:num w:numId="28">
    <w:abstractNumId w:val="22"/>
  </w:num>
  <w:num w:numId="29">
    <w:abstractNumId w:val="23"/>
  </w:num>
  <w:num w:numId="30">
    <w:abstractNumId w:val="16"/>
  </w:num>
  <w:num w:numId="31">
    <w:abstractNumId w:val="13"/>
  </w:num>
  <w:num w:numId="32">
    <w:abstractNumId w:val="31"/>
  </w:num>
  <w:num w:numId="33">
    <w:abstractNumId w:val="27"/>
  </w:num>
  <w:num w:numId="34">
    <w:abstractNumId w:val="21"/>
  </w:num>
  <w:num w:numId="35">
    <w:abstractNumId w:val="11"/>
  </w:num>
  <w:num w:numId="36">
    <w:abstractNumId w:val="10"/>
  </w:num>
  <w:num w:numId="37">
    <w:abstractNumId w:val="3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amer, Jeffrey I.">
    <w15:presenceInfo w15:providerId="None" w15:userId="Kramer, Jeffrey I."/>
  </w15:person>
  <w15:person w15:author="Rusu, Amalia I.">
    <w15:presenceInfo w15:providerId="AD" w15:userId="S-1-5-21-2146773085-1510618408-948791989-120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E9"/>
    <w:rsid w:val="00022891"/>
    <w:rsid w:val="00022C95"/>
    <w:rsid w:val="00022CC0"/>
    <w:rsid w:val="00025065"/>
    <w:rsid w:val="00030373"/>
    <w:rsid w:val="00030C22"/>
    <w:rsid w:val="00045187"/>
    <w:rsid w:val="00055F3D"/>
    <w:rsid w:val="000563FB"/>
    <w:rsid w:val="00057587"/>
    <w:rsid w:val="00060F23"/>
    <w:rsid w:val="0006575E"/>
    <w:rsid w:val="000712A2"/>
    <w:rsid w:val="00091CD4"/>
    <w:rsid w:val="000A1EA0"/>
    <w:rsid w:val="000A248D"/>
    <w:rsid w:val="000A4B2F"/>
    <w:rsid w:val="000A6254"/>
    <w:rsid w:val="000B3251"/>
    <w:rsid w:val="000C3486"/>
    <w:rsid w:val="000C5FAE"/>
    <w:rsid w:val="000D29A3"/>
    <w:rsid w:val="000D3F41"/>
    <w:rsid w:val="000D5163"/>
    <w:rsid w:val="000D7401"/>
    <w:rsid w:val="000E3F45"/>
    <w:rsid w:val="000E5969"/>
    <w:rsid w:val="00103E31"/>
    <w:rsid w:val="00103F71"/>
    <w:rsid w:val="001047D6"/>
    <w:rsid w:val="001049C9"/>
    <w:rsid w:val="001067DC"/>
    <w:rsid w:val="0011633A"/>
    <w:rsid w:val="00126893"/>
    <w:rsid w:val="00134643"/>
    <w:rsid w:val="00143171"/>
    <w:rsid w:val="00150466"/>
    <w:rsid w:val="00151AB7"/>
    <w:rsid w:val="00151F81"/>
    <w:rsid w:val="001553D6"/>
    <w:rsid w:val="00155E7A"/>
    <w:rsid w:val="00157574"/>
    <w:rsid w:val="0015772C"/>
    <w:rsid w:val="00163C0D"/>
    <w:rsid w:val="00164A28"/>
    <w:rsid w:val="00167FD7"/>
    <w:rsid w:val="001734FB"/>
    <w:rsid w:val="0017500E"/>
    <w:rsid w:val="0018472C"/>
    <w:rsid w:val="00184E94"/>
    <w:rsid w:val="00187F5B"/>
    <w:rsid w:val="00187F9A"/>
    <w:rsid w:val="00191656"/>
    <w:rsid w:val="001916B4"/>
    <w:rsid w:val="001A0683"/>
    <w:rsid w:val="001C44D2"/>
    <w:rsid w:val="001D197A"/>
    <w:rsid w:val="001D2E34"/>
    <w:rsid w:val="001E0E5D"/>
    <w:rsid w:val="001F2548"/>
    <w:rsid w:val="00201DE8"/>
    <w:rsid w:val="00202910"/>
    <w:rsid w:val="00205159"/>
    <w:rsid w:val="0020548F"/>
    <w:rsid w:val="00207C5F"/>
    <w:rsid w:val="00221207"/>
    <w:rsid w:val="002360B0"/>
    <w:rsid w:val="002422F3"/>
    <w:rsid w:val="0024440B"/>
    <w:rsid w:val="0024479A"/>
    <w:rsid w:val="0024627A"/>
    <w:rsid w:val="002509AF"/>
    <w:rsid w:val="00252910"/>
    <w:rsid w:val="00252ADD"/>
    <w:rsid w:val="00253E73"/>
    <w:rsid w:val="00263FD1"/>
    <w:rsid w:val="00270B06"/>
    <w:rsid w:val="002763C6"/>
    <w:rsid w:val="00280E43"/>
    <w:rsid w:val="0028238F"/>
    <w:rsid w:val="00282D39"/>
    <w:rsid w:val="0029038E"/>
    <w:rsid w:val="002915CB"/>
    <w:rsid w:val="00294088"/>
    <w:rsid w:val="002A3D1B"/>
    <w:rsid w:val="002B6AA1"/>
    <w:rsid w:val="002D0802"/>
    <w:rsid w:val="002D24B9"/>
    <w:rsid w:val="002D4F67"/>
    <w:rsid w:val="002D5B26"/>
    <w:rsid w:val="002E114D"/>
    <w:rsid w:val="002E334A"/>
    <w:rsid w:val="002E6BA4"/>
    <w:rsid w:val="002F18BC"/>
    <w:rsid w:val="002F2194"/>
    <w:rsid w:val="002F2C2A"/>
    <w:rsid w:val="00303275"/>
    <w:rsid w:val="00305825"/>
    <w:rsid w:val="00305EF0"/>
    <w:rsid w:val="00310C80"/>
    <w:rsid w:val="00315222"/>
    <w:rsid w:val="00316A45"/>
    <w:rsid w:val="00320F43"/>
    <w:rsid w:val="00322684"/>
    <w:rsid w:val="00322DC7"/>
    <w:rsid w:val="00326245"/>
    <w:rsid w:val="003277D6"/>
    <w:rsid w:val="0033529E"/>
    <w:rsid w:val="0035138F"/>
    <w:rsid w:val="00355CCF"/>
    <w:rsid w:val="00355DCA"/>
    <w:rsid w:val="00356A36"/>
    <w:rsid w:val="00364F72"/>
    <w:rsid w:val="00367665"/>
    <w:rsid w:val="00367C40"/>
    <w:rsid w:val="00370269"/>
    <w:rsid w:val="00370322"/>
    <w:rsid w:val="00371613"/>
    <w:rsid w:val="00371CBF"/>
    <w:rsid w:val="0037418C"/>
    <w:rsid w:val="003816BE"/>
    <w:rsid w:val="00390448"/>
    <w:rsid w:val="0039098B"/>
    <w:rsid w:val="0039233C"/>
    <w:rsid w:val="00397B1F"/>
    <w:rsid w:val="003A0770"/>
    <w:rsid w:val="003A356A"/>
    <w:rsid w:val="003B0825"/>
    <w:rsid w:val="003B4E62"/>
    <w:rsid w:val="003B671F"/>
    <w:rsid w:val="003C1D82"/>
    <w:rsid w:val="003C335F"/>
    <w:rsid w:val="003C5B7F"/>
    <w:rsid w:val="003D4695"/>
    <w:rsid w:val="003D7B25"/>
    <w:rsid w:val="003E1C82"/>
    <w:rsid w:val="003E33B2"/>
    <w:rsid w:val="003E6794"/>
    <w:rsid w:val="003F1102"/>
    <w:rsid w:val="003F1E3F"/>
    <w:rsid w:val="003F47F9"/>
    <w:rsid w:val="003F5324"/>
    <w:rsid w:val="004109AE"/>
    <w:rsid w:val="004109F8"/>
    <w:rsid w:val="004129AB"/>
    <w:rsid w:val="004132FE"/>
    <w:rsid w:val="00416D38"/>
    <w:rsid w:val="00417D09"/>
    <w:rsid w:val="0042047E"/>
    <w:rsid w:val="00421335"/>
    <w:rsid w:val="0042354D"/>
    <w:rsid w:val="00424E94"/>
    <w:rsid w:val="004560A4"/>
    <w:rsid w:val="0046206C"/>
    <w:rsid w:val="00467FAE"/>
    <w:rsid w:val="00474470"/>
    <w:rsid w:val="00475C52"/>
    <w:rsid w:val="00490454"/>
    <w:rsid w:val="00492E95"/>
    <w:rsid w:val="004A2553"/>
    <w:rsid w:val="004A4736"/>
    <w:rsid w:val="004B110B"/>
    <w:rsid w:val="004B532F"/>
    <w:rsid w:val="004B54AE"/>
    <w:rsid w:val="004C3017"/>
    <w:rsid w:val="004D1D61"/>
    <w:rsid w:val="004D234F"/>
    <w:rsid w:val="004E10A6"/>
    <w:rsid w:val="004E2349"/>
    <w:rsid w:val="00506C22"/>
    <w:rsid w:val="00516AF3"/>
    <w:rsid w:val="00520E37"/>
    <w:rsid w:val="00522622"/>
    <w:rsid w:val="00532DDB"/>
    <w:rsid w:val="00535693"/>
    <w:rsid w:val="00535D1B"/>
    <w:rsid w:val="00540780"/>
    <w:rsid w:val="00543C83"/>
    <w:rsid w:val="005479E3"/>
    <w:rsid w:val="00550B5B"/>
    <w:rsid w:val="00551316"/>
    <w:rsid w:val="00551A02"/>
    <w:rsid w:val="005534FA"/>
    <w:rsid w:val="00553863"/>
    <w:rsid w:val="005601ED"/>
    <w:rsid w:val="005630B2"/>
    <w:rsid w:val="00563E48"/>
    <w:rsid w:val="00565928"/>
    <w:rsid w:val="00566F6B"/>
    <w:rsid w:val="00571E8D"/>
    <w:rsid w:val="00572644"/>
    <w:rsid w:val="005727D4"/>
    <w:rsid w:val="005821DE"/>
    <w:rsid w:val="0058457D"/>
    <w:rsid w:val="0059482D"/>
    <w:rsid w:val="0059552E"/>
    <w:rsid w:val="00595FDA"/>
    <w:rsid w:val="005A4A51"/>
    <w:rsid w:val="005A5398"/>
    <w:rsid w:val="005B1863"/>
    <w:rsid w:val="005B2FEC"/>
    <w:rsid w:val="005B5499"/>
    <w:rsid w:val="005C495D"/>
    <w:rsid w:val="005D3A03"/>
    <w:rsid w:val="005E29BA"/>
    <w:rsid w:val="005E3248"/>
    <w:rsid w:val="005E49E4"/>
    <w:rsid w:val="005F5900"/>
    <w:rsid w:val="00601895"/>
    <w:rsid w:val="00605D4A"/>
    <w:rsid w:val="00610803"/>
    <w:rsid w:val="00613D5A"/>
    <w:rsid w:val="00622167"/>
    <w:rsid w:val="00622B74"/>
    <w:rsid w:val="00627782"/>
    <w:rsid w:val="0063060B"/>
    <w:rsid w:val="00631636"/>
    <w:rsid w:val="00633B19"/>
    <w:rsid w:val="00633FD9"/>
    <w:rsid w:val="006340BE"/>
    <w:rsid w:val="00636851"/>
    <w:rsid w:val="006370B0"/>
    <w:rsid w:val="006478C4"/>
    <w:rsid w:val="00670ED5"/>
    <w:rsid w:val="00674372"/>
    <w:rsid w:val="0067500C"/>
    <w:rsid w:val="00676592"/>
    <w:rsid w:val="00683501"/>
    <w:rsid w:val="00683928"/>
    <w:rsid w:val="006841C9"/>
    <w:rsid w:val="00692CB9"/>
    <w:rsid w:val="006B3829"/>
    <w:rsid w:val="006B44F2"/>
    <w:rsid w:val="006C4A66"/>
    <w:rsid w:val="006D130D"/>
    <w:rsid w:val="006D5D4C"/>
    <w:rsid w:val="006D6507"/>
    <w:rsid w:val="006E0075"/>
    <w:rsid w:val="006E28F6"/>
    <w:rsid w:val="006E2A70"/>
    <w:rsid w:val="006E4FAA"/>
    <w:rsid w:val="006E69D0"/>
    <w:rsid w:val="006F503E"/>
    <w:rsid w:val="006F544F"/>
    <w:rsid w:val="007029C3"/>
    <w:rsid w:val="00707EDA"/>
    <w:rsid w:val="0071530D"/>
    <w:rsid w:val="00717FDE"/>
    <w:rsid w:val="0072505D"/>
    <w:rsid w:val="007338D8"/>
    <w:rsid w:val="007350DA"/>
    <w:rsid w:val="007361C0"/>
    <w:rsid w:val="00736390"/>
    <w:rsid w:val="00737771"/>
    <w:rsid w:val="007414F1"/>
    <w:rsid w:val="00741B06"/>
    <w:rsid w:val="00742B18"/>
    <w:rsid w:val="00745C47"/>
    <w:rsid w:val="007461CC"/>
    <w:rsid w:val="00746FBE"/>
    <w:rsid w:val="007540B8"/>
    <w:rsid w:val="00755347"/>
    <w:rsid w:val="00760536"/>
    <w:rsid w:val="007610C0"/>
    <w:rsid w:val="00764003"/>
    <w:rsid w:val="0076594F"/>
    <w:rsid w:val="00767EDF"/>
    <w:rsid w:val="00775CC7"/>
    <w:rsid w:val="00776204"/>
    <w:rsid w:val="00783BAE"/>
    <w:rsid w:val="00784896"/>
    <w:rsid w:val="00786155"/>
    <w:rsid w:val="00787374"/>
    <w:rsid w:val="007900B8"/>
    <w:rsid w:val="007932DA"/>
    <w:rsid w:val="007A00A2"/>
    <w:rsid w:val="007A0D7A"/>
    <w:rsid w:val="007A59A3"/>
    <w:rsid w:val="007A6A5F"/>
    <w:rsid w:val="007B3EA1"/>
    <w:rsid w:val="007E35BD"/>
    <w:rsid w:val="007F224C"/>
    <w:rsid w:val="007F4D69"/>
    <w:rsid w:val="008002C0"/>
    <w:rsid w:val="00804503"/>
    <w:rsid w:val="00815CD8"/>
    <w:rsid w:val="0081666B"/>
    <w:rsid w:val="0082274B"/>
    <w:rsid w:val="00823F9D"/>
    <w:rsid w:val="00825549"/>
    <w:rsid w:val="00826171"/>
    <w:rsid w:val="008273CF"/>
    <w:rsid w:val="00834E7E"/>
    <w:rsid w:val="00835234"/>
    <w:rsid w:val="008420AE"/>
    <w:rsid w:val="008522BD"/>
    <w:rsid w:val="008525DA"/>
    <w:rsid w:val="00866532"/>
    <w:rsid w:val="008723AC"/>
    <w:rsid w:val="00877623"/>
    <w:rsid w:val="00884F98"/>
    <w:rsid w:val="00895536"/>
    <w:rsid w:val="008A1B96"/>
    <w:rsid w:val="008A6F74"/>
    <w:rsid w:val="008B3F28"/>
    <w:rsid w:val="008B561C"/>
    <w:rsid w:val="008C19AA"/>
    <w:rsid w:val="008C3935"/>
    <w:rsid w:val="008C4761"/>
    <w:rsid w:val="008C5323"/>
    <w:rsid w:val="008C5673"/>
    <w:rsid w:val="008C56EC"/>
    <w:rsid w:val="008D04B5"/>
    <w:rsid w:val="008D6837"/>
    <w:rsid w:val="008E3214"/>
    <w:rsid w:val="008E44F9"/>
    <w:rsid w:val="008E720E"/>
    <w:rsid w:val="008E75A0"/>
    <w:rsid w:val="008F0AE6"/>
    <w:rsid w:val="008F3350"/>
    <w:rsid w:val="008F409A"/>
    <w:rsid w:val="009054D2"/>
    <w:rsid w:val="009072DA"/>
    <w:rsid w:val="00916C96"/>
    <w:rsid w:val="00924126"/>
    <w:rsid w:val="00924DF9"/>
    <w:rsid w:val="00933567"/>
    <w:rsid w:val="00933B5A"/>
    <w:rsid w:val="009376AC"/>
    <w:rsid w:val="00941BE7"/>
    <w:rsid w:val="00945A86"/>
    <w:rsid w:val="00952A35"/>
    <w:rsid w:val="009530E6"/>
    <w:rsid w:val="00960D3A"/>
    <w:rsid w:val="009726AD"/>
    <w:rsid w:val="009828C1"/>
    <w:rsid w:val="00986932"/>
    <w:rsid w:val="00993F65"/>
    <w:rsid w:val="009A3F2E"/>
    <w:rsid w:val="009A6A3B"/>
    <w:rsid w:val="009A7489"/>
    <w:rsid w:val="009C1605"/>
    <w:rsid w:val="009C326A"/>
    <w:rsid w:val="009D053C"/>
    <w:rsid w:val="009D5160"/>
    <w:rsid w:val="009E6D1D"/>
    <w:rsid w:val="00A12659"/>
    <w:rsid w:val="00A1447F"/>
    <w:rsid w:val="00A151F0"/>
    <w:rsid w:val="00A22AAA"/>
    <w:rsid w:val="00A26763"/>
    <w:rsid w:val="00A269BE"/>
    <w:rsid w:val="00A326CB"/>
    <w:rsid w:val="00A406E5"/>
    <w:rsid w:val="00A415F6"/>
    <w:rsid w:val="00A42BF6"/>
    <w:rsid w:val="00A440D1"/>
    <w:rsid w:val="00A45847"/>
    <w:rsid w:val="00A618E8"/>
    <w:rsid w:val="00A679BC"/>
    <w:rsid w:val="00A729F5"/>
    <w:rsid w:val="00A7747E"/>
    <w:rsid w:val="00A77504"/>
    <w:rsid w:val="00A800A9"/>
    <w:rsid w:val="00A80627"/>
    <w:rsid w:val="00A8508B"/>
    <w:rsid w:val="00A86B3A"/>
    <w:rsid w:val="00A87BA2"/>
    <w:rsid w:val="00A95AF4"/>
    <w:rsid w:val="00AA21E3"/>
    <w:rsid w:val="00AB6D57"/>
    <w:rsid w:val="00AB7D59"/>
    <w:rsid w:val="00AC1A85"/>
    <w:rsid w:val="00AC7582"/>
    <w:rsid w:val="00AE173B"/>
    <w:rsid w:val="00AE267B"/>
    <w:rsid w:val="00AE3AF5"/>
    <w:rsid w:val="00AE5045"/>
    <w:rsid w:val="00AF1BE1"/>
    <w:rsid w:val="00AF4F5A"/>
    <w:rsid w:val="00B013FE"/>
    <w:rsid w:val="00B06C6C"/>
    <w:rsid w:val="00B15D85"/>
    <w:rsid w:val="00B17626"/>
    <w:rsid w:val="00B243D2"/>
    <w:rsid w:val="00B248C4"/>
    <w:rsid w:val="00B24E85"/>
    <w:rsid w:val="00B27A68"/>
    <w:rsid w:val="00B33115"/>
    <w:rsid w:val="00B3345A"/>
    <w:rsid w:val="00B416E9"/>
    <w:rsid w:val="00B47AF9"/>
    <w:rsid w:val="00B57978"/>
    <w:rsid w:val="00B60273"/>
    <w:rsid w:val="00B62FDD"/>
    <w:rsid w:val="00B66CA8"/>
    <w:rsid w:val="00B704E9"/>
    <w:rsid w:val="00B71EE7"/>
    <w:rsid w:val="00B80829"/>
    <w:rsid w:val="00B80CFA"/>
    <w:rsid w:val="00B80E7E"/>
    <w:rsid w:val="00B823AA"/>
    <w:rsid w:val="00B91872"/>
    <w:rsid w:val="00B918DF"/>
    <w:rsid w:val="00BA45DB"/>
    <w:rsid w:val="00BA7B38"/>
    <w:rsid w:val="00BB28A0"/>
    <w:rsid w:val="00BB363B"/>
    <w:rsid w:val="00BB43D3"/>
    <w:rsid w:val="00BB60E3"/>
    <w:rsid w:val="00BC40EC"/>
    <w:rsid w:val="00BD046F"/>
    <w:rsid w:val="00BE2E5B"/>
    <w:rsid w:val="00BE612B"/>
    <w:rsid w:val="00BE6EF4"/>
    <w:rsid w:val="00BF076F"/>
    <w:rsid w:val="00BF4184"/>
    <w:rsid w:val="00C0601E"/>
    <w:rsid w:val="00C11B6B"/>
    <w:rsid w:val="00C2344F"/>
    <w:rsid w:val="00C31527"/>
    <w:rsid w:val="00C31D30"/>
    <w:rsid w:val="00C3402B"/>
    <w:rsid w:val="00C34835"/>
    <w:rsid w:val="00C4107E"/>
    <w:rsid w:val="00C43361"/>
    <w:rsid w:val="00C43DE7"/>
    <w:rsid w:val="00C563C4"/>
    <w:rsid w:val="00C6058D"/>
    <w:rsid w:val="00C60B99"/>
    <w:rsid w:val="00C659FE"/>
    <w:rsid w:val="00C82C33"/>
    <w:rsid w:val="00C83CD2"/>
    <w:rsid w:val="00C8629B"/>
    <w:rsid w:val="00C90399"/>
    <w:rsid w:val="00C92898"/>
    <w:rsid w:val="00C930B5"/>
    <w:rsid w:val="00C96024"/>
    <w:rsid w:val="00C969B6"/>
    <w:rsid w:val="00C97418"/>
    <w:rsid w:val="00CA156F"/>
    <w:rsid w:val="00CA306F"/>
    <w:rsid w:val="00CA47AD"/>
    <w:rsid w:val="00CB021E"/>
    <w:rsid w:val="00CB1674"/>
    <w:rsid w:val="00CC1790"/>
    <w:rsid w:val="00CD6E39"/>
    <w:rsid w:val="00CE09B2"/>
    <w:rsid w:val="00CE34F7"/>
    <w:rsid w:val="00CE3769"/>
    <w:rsid w:val="00CE72BE"/>
    <w:rsid w:val="00CF3B1D"/>
    <w:rsid w:val="00CF3C0B"/>
    <w:rsid w:val="00CF5BA4"/>
    <w:rsid w:val="00CF67CB"/>
    <w:rsid w:val="00CF6E91"/>
    <w:rsid w:val="00D06936"/>
    <w:rsid w:val="00D070A9"/>
    <w:rsid w:val="00D078C0"/>
    <w:rsid w:val="00D124BD"/>
    <w:rsid w:val="00D15722"/>
    <w:rsid w:val="00D22EC4"/>
    <w:rsid w:val="00D23F4A"/>
    <w:rsid w:val="00D35F7B"/>
    <w:rsid w:val="00D37A39"/>
    <w:rsid w:val="00D41FCC"/>
    <w:rsid w:val="00D444BD"/>
    <w:rsid w:val="00D46BD1"/>
    <w:rsid w:val="00D52467"/>
    <w:rsid w:val="00D5499A"/>
    <w:rsid w:val="00D60998"/>
    <w:rsid w:val="00D77B02"/>
    <w:rsid w:val="00D80C1F"/>
    <w:rsid w:val="00D85B68"/>
    <w:rsid w:val="00D86EE1"/>
    <w:rsid w:val="00D92127"/>
    <w:rsid w:val="00D96C28"/>
    <w:rsid w:val="00D97F3F"/>
    <w:rsid w:val="00DA18F5"/>
    <w:rsid w:val="00DA4B0B"/>
    <w:rsid w:val="00DB1271"/>
    <w:rsid w:val="00DB35EE"/>
    <w:rsid w:val="00DB4DBB"/>
    <w:rsid w:val="00DC07E9"/>
    <w:rsid w:val="00DC59A9"/>
    <w:rsid w:val="00DE1BF7"/>
    <w:rsid w:val="00DE5396"/>
    <w:rsid w:val="00E0460B"/>
    <w:rsid w:val="00E153C0"/>
    <w:rsid w:val="00E24EC7"/>
    <w:rsid w:val="00E3490F"/>
    <w:rsid w:val="00E43870"/>
    <w:rsid w:val="00E43DA9"/>
    <w:rsid w:val="00E46783"/>
    <w:rsid w:val="00E6004D"/>
    <w:rsid w:val="00E62599"/>
    <w:rsid w:val="00E63D07"/>
    <w:rsid w:val="00E64465"/>
    <w:rsid w:val="00E66460"/>
    <w:rsid w:val="00E67D20"/>
    <w:rsid w:val="00E67F1C"/>
    <w:rsid w:val="00E768ED"/>
    <w:rsid w:val="00E777B9"/>
    <w:rsid w:val="00E81978"/>
    <w:rsid w:val="00E852D7"/>
    <w:rsid w:val="00E85560"/>
    <w:rsid w:val="00E91859"/>
    <w:rsid w:val="00E93A40"/>
    <w:rsid w:val="00E95B9F"/>
    <w:rsid w:val="00E977D4"/>
    <w:rsid w:val="00EA0808"/>
    <w:rsid w:val="00EA0A70"/>
    <w:rsid w:val="00EA1AF6"/>
    <w:rsid w:val="00EA3819"/>
    <w:rsid w:val="00EB62F3"/>
    <w:rsid w:val="00ED05E8"/>
    <w:rsid w:val="00ED061F"/>
    <w:rsid w:val="00ED2FEF"/>
    <w:rsid w:val="00ED5BB4"/>
    <w:rsid w:val="00EF1D99"/>
    <w:rsid w:val="00EF2E28"/>
    <w:rsid w:val="00EF4536"/>
    <w:rsid w:val="00EF5F4A"/>
    <w:rsid w:val="00F05BDB"/>
    <w:rsid w:val="00F111E4"/>
    <w:rsid w:val="00F14D71"/>
    <w:rsid w:val="00F15311"/>
    <w:rsid w:val="00F157FB"/>
    <w:rsid w:val="00F23323"/>
    <w:rsid w:val="00F24D44"/>
    <w:rsid w:val="00F379B7"/>
    <w:rsid w:val="00F525FA"/>
    <w:rsid w:val="00F5580A"/>
    <w:rsid w:val="00F56268"/>
    <w:rsid w:val="00F56F02"/>
    <w:rsid w:val="00F6182A"/>
    <w:rsid w:val="00F62BD9"/>
    <w:rsid w:val="00F63AC6"/>
    <w:rsid w:val="00F6508E"/>
    <w:rsid w:val="00F726E8"/>
    <w:rsid w:val="00F7613D"/>
    <w:rsid w:val="00F80963"/>
    <w:rsid w:val="00F83F3F"/>
    <w:rsid w:val="00F866AF"/>
    <w:rsid w:val="00F868D1"/>
    <w:rsid w:val="00F94B43"/>
    <w:rsid w:val="00FA152F"/>
    <w:rsid w:val="00FA21BB"/>
    <w:rsid w:val="00FB644D"/>
    <w:rsid w:val="00FB7034"/>
    <w:rsid w:val="00FD1535"/>
    <w:rsid w:val="00FD5C8E"/>
    <w:rsid w:val="00FD6373"/>
    <w:rsid w:val="00FE3A9E"/>
    <w:rsid w:val="00FF1C39"/>
    <w:rsid w:val="00FF2002"/>
    <w:rsid w:val="00FF3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C18F2"/>
  <w15:chartTrackingRefBased/>
  <w15:docId w15:val="{31334E76-94FE-486D-9573-87454AC90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120" w:line="276"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firstLine="0"/>
      <w:contextualSpacing/>
    </w:pPr>
  </w:style>
  <w:style w:type="paragraph" w:styleId="ListContinue2">
    <w:name w:val="List Continue 2"/>
    <w:basedOn w:val="Normal"/>
    <w:uiPriority w:val="99"/>
    <w:semiHidden/>
    <w:unhideWhenUsed/>
    <w:pPr>
      <w:ind w:left="720" w:firstLine="0"/>
      <w:contextualSpacing/>
    </w:pPr>
  </w:style>
  <w:style w:type="paragraph" w:styleId="ListContinue3">
    <w:name w:val="List Continue 3"/>
    <w:basedOn w:val="Normal"/>
    <w:uiPriority w:val="99"/>
    <w:semiHidden/>
    <w:unhideWhenUsed/>
    <w:pPr>
      <w:ind w:left="1080" w:firstLine="0"/>
      <w:contextualSpacing/>
    </w:pPr>
  </w:style>
  <w:style w:type="paragraph" w:styleId="ListContinue4">
    <w:name w:val="List Continue 4"/>
    <w:basedOn w:val="Normal"/>
    <w:uiPriority w:val="99"/>
    <w:semiHidden/>
    <w:unhideWhenUsed/>
    <w:pPr>
      <w:ind w:left="1440" w:firstLine="0"/>
      <w:contextualSpacing/>
    </w:pPr>
  </w:style>
  <w:style w:type="paragraph" w:styleId="ListContinue5">
    <w:name w:val="List Continue 5"/>
    <w:basedOn w:val="Normal"/>
    <w:uiPriority w:val="99"/>
    <w:semiHidden/>
    <w:unhideWhenUsed/>
    <w:pPr>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151F81"/>
    <w:rPr>
      <w:color w:val="0000FF"/>
      <w:u w:val="single"/>
    </w:rPr>
  </w:style>
  <w:style w:type="paragraph" w:customStyle="1" w:styleId="Default">
    <w:name w:val="Default"/>
    <w:rsid w:val="00364F72"/>
    <w:pPr>
      <w:autoSpaceDE w:val="0"/>
      <w:autoSpaceDN w:val="0"/>
      <w:adjustRightInd w:val="0"/>
      <w:spacing w:line="240" w:lineRule="auto"/>
      <w:ind w:firstLine="0"/>
    </w:pPr>
    <w:rPr>
      <w:rFonts w:ascii="Arial" w:eastAsia="Calibri" w:hAnsi="Arial" w:cs="Arial"/>
      <w:color w:val="000000"/>
      <w:lang w:eastAsia="en-US"/>
    </w:rPr>
  </w:style>
  <w:style w:type="character" w:customStyle="1" w:styleId="fn">
    <w:name w:val="fn"/>
    <w:basedOn w:val="DefaultParagraphFont"/>
    <w:rsid w:val="00F866AF"/>
  </w:style>
  <w:style w:type="character" w:customStyle="1" w:styleId="UnresolvedMention">
    <w:name w:val="Unresolved Mention"/>
    <w:basedOn w:val="DefaultParagraphFont"/>
    <w:uiPriority w:val="99"/>
    <w:semiHidden/>
    <w:unhideWhenUsed/>
    <w:rsid w:val="00F866AF"/>
    <w:rPr>
      <w:color w:val="808080"/>
      <w:shd w:val="clear" w:color="auto" w:fill="E6E6E6"/>
    </w:rPr>
  </w:style>
  <w:style w:type="paragraph" w:customStyle="1" w:styleId="graf">
    <w:name w:val="graf"/>
    <w:basedOn w:val="Normal"/>
    <w:rsid w:val="00CE3769"/>
    <w:pPr>
      <w:spacing w:before="100" w:beforeAutospacing="1" w:after="100" w:afterAutospacing="1" w:line="240" w:lineRule="auto"/>
      <w:ind w:firstLine="0"/>
    </w:pPr>
    <w:rPr>
      <w:rFonts w:ascii="Times New Roman" w:eastAsia="Times New Roman" w:hAnsi="Times New Roman" w:cs="Times New Roman"/>
      <w:kern w:val="0"/>
      <w:lang w:eastAsia="en-US"/>
    </w:rPr>
  </w:style>
  <w:style w:type="paragraph" w:styleId="TOC2">
    <w:name w:val="toc 2"/>
    <w:basedOn w:val="Normal"/>
    <w:next w:val="Normal"/>
    <w:autoRedefine/>
    <w:uiPriority w:val="39"/>
    <w:unhideWhenUsed/>
    <w:rsid w:val="008C19AA"/>
    <w:pPr>
      <w:spacing w:after="100"/>
      <w:ind w:left="240"/>
    </w:pPr>
  </w:style>
  <w:style w:type="paragraph" w:styleId="TOC1">
    <w:name w:val="toc 1"/>
    <w:basedOn w:val="Normal"/>
    <w:next w:val="Normal"/>
    <w:autoRedefine/>
    <w:uiPriority w:val="39"/>
    <w:unhideWhenUsed/>
    <w:rsid w:val="008C19AA"/>
    <w:pPr>
      <w:spacing w:after="100"/>
    </w:pPr>
  </w:style>
  <w:style w:type="paragraph" w:styleId="TOC3">
    <w:name w:val="toc 3"/>
    <w:basedOn w:val="Normal"/>
    <w:next w:val="Normal"/>
    <w:autoRedefine/>
    <w:uiPriority w:val="39"/>
    <w:unhideWhenUsed/>
    <w:rsid w:val="008C19AA"/>
    <w:pPr>
      <w:spacing w:after="100" w:line="259" w:lineRule="auto"/>
      <w:ind w:left="440" w:firstLine="0"/>
    </w:pPr>
    <w:rPr>
      <w:rFonts w:cs="Times New Roman"/>
      <w:kern w:val="0"/>
      <w:sz w:val="22"/>
      <w:szCs w:val="22"/>
      <w:lang w:eastAsia="en-US"/>
    </w:rPr>
  </w:style>
  <w:style w:type="character" w:styleId="LineNumber">
    <w:name w:val="line number"/>
    <w:basedOn w:val="DefaultParagraphFont"/>
    <w:uiPriority w:val="99"/>
    <w:semiHidden/>
    <w:unhideWhenUsed/>
    <w:rsid w:val="00045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7201">
      <w:bodyDiv w:val="1"/>
      <w:marLeft w:val="0"/>
      <w:marRight w:val="0"/>
      <w:marTop w:val="0"/>
      <w:marBottom w:val="0"/>
      <w:divBdr>
        <w:top w:val="none" w:sz="0" w:space="0" w:color="auto"/>
        <w:left w:val="none" w:sz="0" w:space="0" w:color="auto"/>
        <w:bottom w:val="none" w:sz="0" w:space="0" w:color="auto"/>
        <w:right w:val="none" w:sz="0" w:space="0" w:color="auto"/>
      </w:divBdr>
    </w:div>
    <w:div w:id="8153460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73069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785643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8361389">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9833682">
      <w:bodyDiv w:val="1"/>
      <w:marLeft w:val="0"/>
      <w:marRight w:val="0"/>
      <w:marTop w:val="0"/>
      <w:marBottom w:val="0"/>
      <w:divBdr>
        <w:top w:val="none" w:sz="0" w:space="0" w:color="auto"/>
        <w:left w:val="none" w:sz="0" w:space="0" w:color="auto"/>
        <w:bottom w:val="none" w:sz="0" w:space="0" w:color="auto"/>
        <w:right w:val="none" w:sz="0" w:space="0" w:color="auto"/>
      </w:divBdr>
    </w:div>
    <w:div w:id="43104989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853846">
      <w:bodyDiv w:val="1"/>
      <w:marLeft w:val="0"/>
      <w:marRight w:val="0"/>
      <w:marTop w:val="0"/>
      <w:marBottom w:val="0"/>
      <w:divBdr>
        <w:top w:val="none" w:sz="0" w:space="0" w:color="auto"/>
        <w:left w:val="none" w:sz="0" w:space="0" w:color="auto"/>
        <w:bottom w:val="none" w:sz="0" w:space="0" w:color="auto"/>
        <w:right w:val="none" w:sz="0" w:space="0" w:color="auto"/>
      </w:divBdr>
    </w:div>
    <w:div w:id="48774730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827272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8871750">
      <w:bodyDiv w:val="1"/>
      <w:marLeft w:val="0"/>
      <w:marRight w:val="0"/>
      <w:marTop w:val="0"/>
      <w:marBottom w:val="0"/>
      <w:divBdr>
        <w:top w:val="none" w:sz="0" w:space="0" w:color="auto"/>
        <w:left w:val="none" w:sz="0" w:space="0" w:color="auto"/>
        <w:bottom w:val="none" w:sz="0" w:space="0" w:color="auto"/>
        <w:right w:val="none" w:sz="0" w:space="0" w:color="auto"/>
      </w:divBdr>
    </w:div>
    <w:div w:id="710421135">
      <w:bodyDiv w:val="1"/>
      <w:marLeft w:val="0"/>
      <w:marRight w:val="0"/>
      <w:marTop w:val="0"/>
      <w:marBottom w:val="0"/>
      <w:divBdr>
        <w:top w:val="none" w:sz="0" w:space="0" w:color="auto"/>
        <w:left w:val="none" w:sz="0" w:space="0" w:color="auto"/>
        <w:bottom w:val="none" w:sz="0" w:space="0" w:color="auto"/>
        <w:right w:val="none" w:sz="0" w:space="0" w:color="auto"/>
      </w:divBdr>
    </w:div>
    <w:div w:id="759180278">
      <w:bodyDiv w:val="1"/>
      <w:marLeft w:val="0"/>
      <w:marRight w:val="0"/>
      <w:marTop w:val="0"/>
      <w:marBottom w:val="0"/>
      <w:divBdr>
        <w:top w:val="none" w:sz="0" w:space="0" w:color="auto"/>
        <w:left w:val="none" w:sz="0" w:space="0" w:color="auto"/>
        <w:bottom w:val="none" w:sz="0" w:space="0" w:color="auto"/>
        <w:right w:val="none" w:sz="0" w:space="0" w:color="auto"/>
      </w:divBdr>
    </w:div>
    <w:div w:id="774792950">
      <w:bodyDiv w:val="1"/>
      <w:marLeft w:val="0"/>
      <w:marRight w:val="0"/>
      <w:marTop w:val="0"/>
      <w:marBottom w:val="0"/>
      <w:divBdr>
        <w:top w:val="none" w:sz="0" w:space="0" w:color="auto"/>
        <w:left w:val="none" w:sz="0" w:space="0" w:color="auto"/>
        <w:bottom w:val="none" w:sz="0" w:space="0" w:color="auto"/>
        <w:right w:val="none" w:sz="0" w:space="0" w:color="auto"/>
      </w:divBdr>
    </w:div>
    <w:div w:id="905140768">
      <w:bodyDiv w:val="1"/>
      <w:marLeft w:val="0"/>
      <w:marRight w:val="0"/>
      <w:marTop w:val="0"/>
      <w:marBottom w:val="0"/>
      <w:divBdr>
        <w:top w:val="none" w:sz="0" w:space="0" w:color="auto"/>
        <w:left w:val="none" w:sz="0" w:space="0" w:color="auto"/>
        <w:bottom w:val="none" w:sz="0" w:space="0" w:color="auto"/>
        <w:right w:val="none" w:sz="0" w:space="0" w:color="auto"/>
      </w:divBdr>
      <w:divsChild>
        <w:div w:id="769198973">
          <w:marLeft w:val="0"/>
          <w:marRight w:val="0"/>
          <w:marTop w:val="0"/>
          <w:marBottom w:val="375"/>
          <w:divBdr>
            <w:top w:val="none" w:sz="0" w:space="0" w:color="auto"/>
            <w:left w:val="none" w:sz="0" w:space="0" w:color="auto"/>
            <w:bottom w:val="none" w:sz="0" w:space="0" w:color="auto"/>
            <w:right w:val="none" w:sz="0" w:space="0" w:color="auto"/>
          </w:divBdr>
          <w:divsChild>
            <w:div w:id="1269194109">
              <w:marLeft w:val="0"/>
              <w:marRight w:val="0"/>
              <w:marTop w:val="0"/>
              <w:marBottom w:val="0"/>
              <w:divBdr>
                <w:top w:val="none" w:sz="0" w:space="0" w:color="auto"/>
                <w:left w:val="none" w:sz="0" w:space="0" w:color="auto"/>
                <w:bottom w:val="none" w:sz="0" w:space="0" w:color="auto"/>
                <w:right w:val="none" w:sz="0" w:space="0" w:color="auto"/>
              </w:divBdr>
              <w:divsChild>
                <w:div w:id="569851727">
                  <w:marLeft w:val="0"/>
                  <w:marRight w:val="0"/>
                  <w:marTop w:val="0"/>
                  <w:marBottom w:val="0"/>
                  <w:divBdr>
                    <w:top w:val="none" w:sz="0" w:space="0" w:color="auto"/>
                    <w:left w:val="none" w:sz="0" w:space="0" w:color="auto"/>
                    <w:bottom w:val="none" w:sz="0" w:space="0" w:color="auto"/>
                    <w:right w:val="none" w:sz="0" w:space="0" w:color="auto"/>
                  </w:divBdr>
                  <w:divsChild>
                    <w:div w:id="571813973">
                      <w:marLeft w:val="0"/>
                      <w:marRight w:val="0"/>
                      <w:marTop w:val="0"/>
                      <w:marBottom w:val="0"/>
                      <w:divBdr>
                        <w:top w:val="none" w:sz="0" w:space="0" w:color="auto"/>
                        <w:left w:val="none" w:sz="0" w:space="0" w:color="auto"/>
                        <w:bottom w:val="none" w:sz="0" w:space="0" w:color="auto"/>
                        <w:right w:val="none" w:sz="0" w:space="0" w:color="auto"/>
                      </w:divBdr>
                    </w:div>
                    <w:div w:id="1250232888">
                      <w:marLeft w:val="0"/>
                      <w:marRight w:val="0"/>
                      <w:marTop w:val="0"/>
                      <w:marBottom w:val="0"/>
                      <w:divBdr>
                        <w:top w:val="none" w:sz="0" w:space="0" w:color="auto"/>
                        <w:left w:val="none" w:sz="0" w:space="0" w:color="auto"/>
                        <w:bottom w:val="none" w:sz="0" w:space="0" w:color="auto"/>
                        <w:right w:val="none" w:sz="0" w:space="0" w:color="auto"/>
                      </w:divBdr>
                    </w:div>
                  </w:divsChild>
                </w:div>
                <w:div w:id="1353722955">
                  <w:marLeft w:val="0"/>
                  <w:marRight w:val="0"/>
                  <w:marTop w:val="75"/>
                  <w:marBottom w:val="0"/>
                  <w:divBdr>
                    <w:top w:val="none" w:sz="0" w:space="0" w:color="auto"/>
                    <w:left w:val="none" w:sz="0" w:space="0" w:color="auto"/>
                    <w:bottom w:val="none" w:sz="0" w:space="0" w:color="auto"/>
                    <w:right w:val="none" w:sz="0" w:space="0" w:color="auto"/>
                  </w:divBdr>
                </w:div>
              </w:divsChild>
            </w:div>
            <w:div w:id="373894402">
              <w:marLeft w:val="0"/>
              <w:marRight w:val="0"/>
              <w:marTop w:val="0"/>
              <w:marBottom w:val="0"/>
              <w:divBdr>
                <w:top w:val="none" w:sz="0" w:space="0" w:color="auto"/>
                <w:left w:val="none" w:sz="0" w:space="0" w:color="auto"/>
                <w:bottom w:val="none" w:sz="0" w:space="0" w:color="auto"/>
                <w:right w:val="none" w:sz="0" w:space="0" w:color="auto"/>
              </w:divBdr>
            </w:div>
          </w:divsChild>
        </w:div>
        <w:div w:id="1922372384">
          <w:marLeft w:val="0"/>
          <w:marRight w:val="0"/>
          <w:marTop w:val="0"/>
          <w:marBottom w:val="0"/>
          <w:divBdr>
            <w:top w:val="none" w:sz="0" w:space="0" w:color="auto"/>
            <w:left w:val="none" w:sz="0" w:space="0" w:color="auto"/>
            <w:bottom w:val="none" w:sz="0" w:space="0" w:color="auto"/>
            <w:right w:val="none" w:sz="0" w:space="0" w:color="auto"/>
          </w:divBdr>
        </w:div>
      </w:divsChild>
    </w:div>
    <w:div w:id="920260616">
      <w:bodyDiv w:val="1"/>
      <w:marLeft w:val="0"/>
      <w:marRight w:val="0"/>
      <w:marTop w:val="0"/>
      <w:marBottom w:val="0"/>
      <w:divBdr>
        <w:top w:val="none" w:sz="0" w:space="0" w:color="auto"/>
        <w:left w:val="none" w:sz="0" w:space="0" w:color="auto"/>
        <w:bottom w:val="none" w:sz="0" w:space="0" w:color="auto"/>
        <w:right w:val="none" w:sz="0" w:space="0" w:color="auto"/>
      </w:divBdr>
    </w:div>
    <w:div w:id="922685597">
      <w:bodyDiv w:val="1"/>
      <w:marLeft w:val="0"/>
      <w:marRight w:val="0"/>
      <w:marTop w:val="0"/>
      <w:marBottom w:val="0"/>
      <w:divBdr>
        <w:top w:val="none" w:sz="0" w:space="0" w:color="auto"/>
        <w:left w:val="none" w:sz="0" w:space="0" w:color="auto"/>
        <w:bottom w:val="none" w:sz="0" w:space="0" w:color="auto"/>
        <w:right w:val="none" w:sz="0" w:space="0" w:color="auto"/>
      </w:divBdr>
    </w:div>
    <w:div w:id="93967748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3790606">
      <w:bodyDiv w:val="1"/>
      <w:marLeft w:val="0"/>
      <w:marRight w:val="0"/>
      <w:marTop w:val="0"/>
      <w:marBottom w:val="0"/>
      <w:divBdr>
        <w:top w:val="none" w:sz="0" w:space="0" w:color="auto"/>
        <w:left w:val="none" w:sz="0" w:space="0" w:color="auto"/>
        <w:bottom w:val="none" w:sz="0" w:space="0" w:color="auto"/>
        <w:right w:val="none" w:sz="0" w:space="0" w:color="auto"/>
      </w:divBdr>
    </w:div>
    <w:div w:id="1107113913">
      <w:bodyDiv w:val="1"/>
      <w:marLeft w:val="0"/>
      <w:marRight w:val="0"/>
      <w:marTop w:val="0"/>
      <w:marBottom w:val="0"/>
      <w:divBdr>
        <w:top w:val="none" w:sz="0" w:space="0" w:color="auto"/>
        <w:left w:val="none" w:sz="0" w:space="0" w:color="auto"/>
        <w:bottom w:val="none" w:sz="0" w:space="0" w:color="auto"/>
        <w:right w:val="none" w:sz="0" w:space="0" w:color="auto"/>
      </w:divBdr>
    </w:div>
    <w:div w:id="112573854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580145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6092932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162380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2213548">
      <w:bodyDiv w:val="1"/>
      <w:marLeft w:val="0"/>
      <w:marRight w:val="0"/>
      <w:marTop w:val="0"/>
      <w:marBottom w:val="0"/>
      <w:divBdr>
        <w:top w:val="none" w:sz="0" w:space="0" w:color="auto"/>
        <w:left w:val="none" w:sz="0" w:space="0" w:color="auto"/>
        <w:bottom w:val="none" w:sz="0" w:space="0" w:color="auto"/>
        <w:right w:val="none" w:sz="0" w:space="0" w:color="auto"/>
      </w:divBdr>
    </w:div>
    <w:div w:id="1660695602">
      <w:bodyDiv w:val="1"/>
      <w:marLeft w:val="0"/>
      <w:marRight w:val="0"/>
      <w:marTop w:val="0"/>
      <w:marBottom w:val="0"/>
      <w:divBdr>
        <w:top w:val="none" w:sz="0" w:space="0" w:color="auto"/>
        <w:left w:val="none" w:sz="0" w:space="0" w:color="auto"/>
        <w:bottom w:val="none" w:sz="0" w:space="0" w:color="auto"/>
        <w:right w:val="none" w:sz="0" w:space="0" w:color="auto"/>
      </w:divBdr>
      <w:divsChild>
        <w:div w:id="500005102">
          <w:marLeft w:val="0"/>
          <w:marRight w:val="0"/>
          <w:marTop w:val="0"/>
          <w:marBottom w:val="0"/>
          <w:divBdr>
            <w:top w:val="none" w:sz="0" w:space="0" w:color="auto"/>
            <w:left w:val="none" w:sz="0" w:space="0" w:color="auto"/>
            <w:bottom w:val="none" w:sz="0" w:space="0" w:color="auto"/>
            <w:right w:val="none" w:sz="0" w:space="0" w:color="auto"/>
          </w:divBdr>
          <w:divsChild>
            <w:div w:id="1366054649">
              <w:marLeft w:val="0"/>
              <w:marRight w:val="0"/>
              <w:marTop w:val="0"/>
              <w:marBottom w:val="0"/>
              <w:divBdr>
                <w:top w:val="none" w:sz="0" w:space="3" w:color="auto"/>
                <w:left w:val="single" w:sz="48" w:space="0" w:color="FFFFFF"/>
                <w:bottom w:val="none" w:sz="0" w:space="0" w:color="auto"/>
                <w:right w:val="none" w:sz="0" w:space="0" w:color="auto"/>
              </w:divBdr>
            </w:div>
          </w:divsChild>
        </w:div>
      </w:divsChild>
    </w:div>
    <w:div w:id="16778847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794136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2588256">
      <w:bodyDiv w:val="1"/>
      <w:marLeft w:val="0"/>
      <w:marRight w:val="0"/>
      <w:marTop w:val="0"/>
      <w:marBottom w:val="0"/>
      <w:divBdr>
        <w:top w:val="none" w:sz="0" w:space="0" w:color="auto"/>
        <w:left w:val="none" w:sz="0" w:space="0" w:color="auto"/>
        <w:bottom w:val="none" w:sz="0" w:space="0" w:color="auto"/>
        <w:right w:val="none" w:sz="0" w:space="0" w:color="auto"/>
      </w:divBdr>
      <w:divsChild>
        <w:div w:id="444080451">
          <w:marLeft w:val="0"/>
          <w:marRight w:val="0"/>
          <w:marTop w:val="0"/>
          <w:marBottom w:val="375"/>
          <w:divBdr>
            <w:top w:val="none" w:sz="0" w:space="0" w:color="auto"/>
            <w:left w:val="none" w:sz="0" w:space="0" w:color="auto"/>
            <w:bottom w:val="none" w:sz="0" w:space="0" w:color="auto"/>
            <w:right w:val="none" w:sz="0" w:space="0" w:color="auto"/>
          </w:divBdr>
          <w:divsChild>
            <w:div w:id="416486057">
              <w:marLeft w:val="0"/>
              <w:marRight w:val="0"/>
              <w:marTop w:val="0"/>
              <w:marBottom w:val="0"/>
              <w:divBdr>
                <w:top w:val="none" w:sz="0" w:space="0" w:color="auto"/>
                <w:left w:val="none" w:sz="0" w:space="0" w:color="auto"/>
                <w:bottom w:val="none" w:sz="0" w:space="0" w:color="auto"/>
                <w:right w:val="none" w:sz="0" w:space="0" w:color="auto"/>
              </w:divBdr>
              <w:divsChild>
                <w:div w:id="1226841073">
                  <w:marLeft w:val="0"/>
                  <w:marRight w:val="0"/>
                  <w:marTop w:val="0"/>
                  <w:marBottom w:val="0"/>
                  <w:divBdr>
                    <w:top w:val="none" w:sz="0" w:space="0" w:color="auto"/>
                    <w:left w:val="none" w:sz="0" w:space="0" w:color="auto"/>
                    <w:bottom w:val="none" w:sz="0" w:space="0" w:color="auto"/>
                    <w:right w:val="none" w:sz="0" w:space="0" w:color="auto"/>
                  </w:divBdr>
                  <w:divsChild>
                    <w:div w:id="1548565961">
                      <w:marLeft w:val="0"/>
                      <w:marRight w:val="0"/>
                      <w:marTop w:val="0"/>
                      <w:marBottom w:val="0"/>
                      <w:divBdr>
                        <w:top w:val="none" w:sz="0" w:space="0" w:color="auto"/>
                        <w:left w:val="none" w:sz="0" w:space="0" w:color="auto"/>
                        <w:bottom w:val="none" w:sz="0" w:space="0" w:color="auto"/>
                        <w:right w:val="none" w:sz="0" w:space="0" w:color="auto"/>
                      </w:divBdr>
                    </w:div>
                    <w:div w:id="1823350531">
                      <w:marLeft w:val="0"/>
                      <w:marRight w:val="0"/>
                      <w:marTop w:val="0"/>
                      <w:marBottom w:val="0"/>
                      <w:divBdr>
                        <w:top w:val="none" w:sz="0" w:space="0" w:color="auto"/>
                        <w:left w:val="none" w:sz="0" w:space="0" w:color="auto"/>
                        <w:bottom w:val="none" w:sz="0" w:space="0" w:color="auto"/>
                        <w:right w:val="none" w:sz="0" w:space="0" w:color="auto"/>
                      </w:divBdr>
                    </w:div>
                  </w:divsChild>
                </w:div>
                <w:div w:id="245769576">
                  <w:marLeft w:val="0"/>
                  <w:marRight w:val="0"/>
                  <w:marTop w:val="75"/>
                  <w:marBottom w:val="0"/>
                  <w:divBdr>
                    <w:top w:val="none" w:sz="0" w:space="0" w:color="auto"/>
                    <w:left w:val="none" w:sz="0" w:space="0" w:color="auto"/>
                    <w:bottom w:val="none" w:sz="0" w:space="0" w:color="auto"/>
                    <w:right w:val="none" w:sz="0" w:space="0" w:color="auto"/>
                  </w:divBdr>
                </w:div>
              </w:divsChild>
            </w:div>
            <w:div w:id="1876111194">
              <w:marLeft w:val="0"/>
              <w:marRight w:val="0"/>
              <w:marTop w:val="0"/>
              <w:marBottom w:val="0"/>
              <w:divBdr>
                <w:top w:val="none" w:sz="0" w:space="0" w:color="auto"/>
                <w:left w:val="none" w:sz="0" w:space="0" w:color="auto"/>
                <w:bottom w:val="none" w:sz="0" w:space="0" w:color="auto"/>
                <w:right w:val="none" w:sz="0" w:space="0" w:color="auto"/>
              </w:divBdr>
            </w:div>
          </w:divsChild>
        </w:div>
        <w:div w:id="237403061">
          <w:marLeft w:val="0"/>
          <w:marRight w:val="0"/>
          <w:marTop w:val="0"/>
          <w:marBottom w:val="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definitions.net/definition/weapon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www.numpy.org/" TargetMode="External"/><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hyperlink" Target="http://www.cs.uvm.edu/~icdm/algorithms/10Algorithms-08.pdf"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efinitions.net/definition/smal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6.png"/><Relationship Id="rId53" Type="http://schemas.openxmlformats.org/officeDocument/2006/relationships/hyperlink" Target="https://www.ieee.org/publications/authors/publishing-benefits/index.html" TargetMode="External"/><Relationship Id="rId58" Type="http://schemas.openxmlformats.org/officeDocument/2006/relationships/hyperlink" Target="https://theconversation.com/profiles/joshua-miller-347516" TargetMode="External"/><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www.definitions.net/definition/whos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diagramQuickStyle" Target="diagrams/quickStyle1.xml"/><Relationship Id="rId57" Type="http://schemas.openxmlformats.org/officeDocument/2006/relationships/hyperlink" Target="http://www.golf.com/author/george-peper-1" TargetMode="External"/><Relationship Id="rId61" Type="http://schemas.openxmlformats.org/officeDocument/2006/relationships/hyperlink" Target="https://labs.la.utexas.edu/gilden/files/2016/04/StreaksPsychonomicBR1995.pdf%201995" TargetMode="External"/><Relationship Id="rId10" Type="http://schemas.microsoft.com/office/2011/relationships/commentsExtended" Target="commentsExtended.xml"/><Relationship Id="rId19" Type="http://schemas.openxmlformats.org/officeDocument/2006/relationships/hyperlink" Target="https://www.definitions.net/definition/designed" TargetMode="External"/><Relationship Id="rId31" Type="http://schemas.openxmlformats.org/officeDocument/2006/relationships/image" Target="media/image16.png"/><Relationship Id="rId44" Type="http://schemas.openxmlformats.org/officeDocument/2006/relationships/hyperlink" Target="https://www.python.org/" TargetMode="External"/><Relationship Id="rId52" Type="http://schemas.openxmlformats.org/officeDocument/2006/relationships/image" Target="media/image28.png"/><Relationship Id="rId60" Type="http://schemas.openxmlformats.org/officeDocument/2006/relationships/hyperlink" Target="https://theconversation.com/momentum-isnt-magic-vindicating-the-hot-hand-with-the-mathematics-of-streaks-74786"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matplotlib.org/" TargetMode="External"/><Relationship Id="rId48" Type="http://schemas.openxmlformats.org/officeDocument/2006/relationships/diagramLayout" Target="diagrams/layout1.xml"/><Relationship Id="rId56" Type="http://schemas.openxmlformats.org/officeDocument/2006/relationships/hyperlink" Target="http://www.cs.uvm.edu/~icdm/algorithms/10Algorithms-08.pdf" TargetMode="External"/><Relationship Id="rId64" Type="http://schemas.openxmlformats.org/officeDocument/2006/relationships/footer" Target="footer1.xml"/><Relationship Id="rId8" Type="http://schemas.openxmlformats.org/officeDocument/2006/relationships/endnotes" Target="endnotes.xml"/><Relationship Id="rId51" Type="http://schemas.microsoft.com/office/2007/relationships/diagramDrawing" Target="diagrams/drawing1.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s://www.definitions.net/definition/small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theconversation.com/profiles/adam-sanjurjo-347532" TargetMode="External"/><Relationship Id="rId67"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hyperlink" Target="http://pandas.pydata.org/" TargetMode="External"/><Relationship Id="rId54" Type="http://schemas.openxmlformats.org/officeDocument/2006/relationships/hyperlink" Target="https://journalsuggester.springer.com/select-journal?journalId=13688" TargetMode="External"/><Relationship Id="rId62" Type="http://schemas.openxmlformats.org/officeDocument/2006/relationships/hyperlink" Target="http://www.cs.uvm.edu/~icdm/algorithms/10Algorithms-08.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ramer\AppData\Roaming\Microsoft\Templates\APA%20style%20report%20(6th%20edition).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CFA33B-A300-4AE6-906F-4F3FA4905EB7}"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en-US"/>
        </a:p>
      </dgm:t>
    </dgm:pt>
    <dgm:pt modelId="{1A92A46C-F294-4E5B-AF35-0E1FDD762AD0}">
      <dgm:prSet phldrT="[Text]"/>
      <dgm:spPr/>
      <dgm:t>
        <a:bodyPr/>
        <a:lstStyle/>
        <a:p>
          <a:r>
            <a:rPr lang="en-US">
              <a:latin typeface="Palatino Linotype" panose="02040502050505030304" pitchFamily="18" charset="0"/>
            </a:rPr>
            <a:t>Evaluate  and select </a:t>
          </a:r>
        </a:p>
        <a:p>
          <a:r>
            <a:rPr lang="en-US">
              <a:latin typeface="Palatino Linotype" panose="02040502050505030304" pitchFamily="18" charset="0"/>
            </a:rPr>
            <a:t>Classifier(s) </a:t>
          </a:r>
        </a:p>
      </dgm:t>
    </dgm:pt>
    <dgm:pt modelId="{52BC868A-DABF-4225-A00A-EBAE698DD18A}" type="parTrans" cxnId="{DA8842D2-C85A-4B44-A619-E574D077F125}">
      <dgm:prSet/>
      <dgm:spPr/>
      <dgm:t>
        <a:bodyPr/>
        <a:lstStyle/>
        <a:p>
          <a:endParaRPr lang="en-US"/>
        </a:p>
      </dgm:t>
    </dgm:pt>
    <dgm:pt modelId="{2C222624-C163-4CF2-9BFD-47FBC9162285}" type="sibTrans" cxnId="{DA8842D2-C85A-4B44-A619-E574D077F125}">
      <dgm:prSet/>
      <dgm:spPr/>
      <dgm:t>
        <a:bodyPr/>
        <a:lstStyle/>
        <a:p>
          <a:endParaRPr lang="en-US"/>
        </a:p>
      </dgm:t>
    </dgm:pt>
    <dgm:pt modelId="{161D4971-3FF0-4F11-B6DE-D3A899CBE218}">
      <dgm:prSet phldrT="[Text]"/>
      <dgm:spPr/>
      <dgm:t>
        <a:bodyPr/>
        <a:lstStyle/>
        <a:p>
          <a:r>
            <a:rPr lang="en-US">
              <a:latin typeface="Palatino Linotype" panose="02040502050505030304" pitchFamily="18" charset="0"/>
            </a:rPr>
            <a:t>Compare and contrast results, accuracy and flexiblity of competing classifier methods and choose one ( or multiple ) to be used in the model building implementation</a:t>
          </a:r>
        </a:p>
      </dgm:t>
    </dgm:pt>
    <dgm:pt modelId="{AB32EB14-5C9D-4061-B4E3-C11F41F335D7}" type="parTrans" cxnId="{7D9744E5-6ADD-4BD7-B3A5-9CB29B68F93D}">
      <dgm:prSet/>
      <dgm:spPr/>
      <dgm:t>
        <a:bodyPr/>
        <a:lstStyle/>
        <a:p>
          <a:endParaRPr lang="en-US"/>
        </a:p>
      </dgm:t>
    </dgm:pt>
    <dgm:pt modelId="{FBDBCAE3-0DB1-4ADF-95B0-F5980174BA55}" type="sibTrans" cxnId="{7D9744E5-6ADD-4BD7-B3A5-9CB29B68F93D}">
      <dgm:prSet/>
      <dgm:spPr/>
      <dgm:t>
        <a:bodyPr/>
        <a:lstStyle/>
        <a:p>
          <a:endParaRPr lang="en-US"/>
        </a:p>
      </dgm:t>
    </dgm:pt>
    <dgm:pt modelId="{C703EA66-237F-40D6-9CE0-DFB2680E3E39}">
      <dgm:prSet phldrT="[Text]"/>
      <dgm:spPr/>
      <dgm:t>
        <a:bodyPr/>
        <a:lstStyle/>
        <a:p>
          <a:r>
            <a:rPr lang="en-US">
              <a:latin typeface="Palatino Linotype" panose="02040502050505030304" pitchFamily="18" charset="0"/>
            </a:rPr>
            <a:t>Refine Model Fitting</a:t>
          </a:r>
        </a:p>
      </dgm:t>
    </dgm:pt>
    <dgm:pt modelId="{78747628-922C-407A-8CEF-9035EDBD7460}" type="parTrans" cxnId="{97DA1128-C280-45FD-9797-5C7995E7FECD}">
      <dgm:prSet/>
      <dgm:spPr/>
      <dgm:t>
        <a:bodyPr/>
        <a:lstStyle/>
        <a:p>
          <a:endParaRPr lang="en-US"/>
        </a:p>
      </dgm:t>
    </dgm:pt>
    <dgm:pt modelId="{1A3CF321-0AF8-4AD0-BA9B-BE87D35DA151}" type="sibTrans" cxnId="{97DA1128-C280-45FD-9797-5C7995E7FECD}">
      <dgm:prSet/>
      <dgm:spPr/>
      <dgm:t>
        <a:bodyPr/>
        <a:lstStyle/>
        <a:p>
          <a:endParaRPr lang="en-US"/>
        </a:p>
      </dgm:t>
    </dgm:pt>
    <dgm:pt modelId="{2853B05E-A43D-4886-8E0F-EAADD824806B}">
      <dgm:prSet/>
      <dgm:spPr/>
      <dgm:t>
        <a:bodyPr/>
        <a:lstStyle/>
        <a:p>
          <a:r>
            <a:rPr lang="en-US">
              <a:latin typeface="Palatino Linotype" panose="02040502050505030304" pitchFamily="18" charset="0"/>
            </a:rPr>
            <a:t>Evaluate impact on the model by working through data attributes.  The data set has on the order of 500 different attributes &amp; this process will entail identifying those individually and in groups which generate material differences.</a:t>
          </a:r>
        </a:p>
      </dgm:t>
    </dgm:pt>
    <dgm:pt modelId="{9A0DB3B2-24C0-497C-8717-1A9363FCFE4F}" type="parTrans" cxnId="{9A166142-9A78-46EB-B518-7A7993CF55D2}">
      <dgm:prSet/>
      <dgm:spPr/>
      <dgm:t>
        <a:bodyPr/>
        <a:lstStyle/>
        <a:p>
          <a:endParaRPr lang="en-US"/>
        </a:p>
      </dgm:t>
    </dgm:pt>
    <dgm:pt modelId="{B11644FC-B26D-4A52-8739-3062266D2B5A}" type="sibTrans" cxnId="{9A166142-9A78-46EB-B518-7A7993CF55D2}">
      <dgm:prSet/>
      <dgm:spPr/>
      <dgm:t>
        <a:bodyPr/>
        <a:lstStyle/>
        <a:p>
          <a:endParaRPr lang="en-US"/>
        </a:p>
      </dgm:t>
    </dgm:pt>
    <dgm:pt modelId="{1AE6A082-0AFA-4694-9C2C-B6D987D587FB}">
      <dgm:prSet/>
      <dgm:spPr/>
      <dgm:t>
        <a:bodyPr/>
        <a:lstStyle/>
        <a:p>
          <a:r>
            <a:rPr lang="en-US">
              <a:latin typeface="Palatino Linotype" panose="02040502050505030304" pitchFamily="18" charset="0"/>
            </a:rPr>
            <a:t>Implement Scoring Component</a:t>
          </a:r>
          <a:endParaRPr lang="en-US"/>
        </a:p>
      </dgm:t>
    </dgm:pt>
    <dgm:pt modelId="{E5BE3F1A-8210-46E1-8157-DDFFF6C9DD1A}" type="parTrans" cxnId="{CCEA7C31-5AC7-4026-ADEF-2D5C67854BB8}">
      <dgm:prSet/>
      <dgm:spPr/>
      <dgm:t>
        <a:bodyPr/>
        <a:lstStyle/>
        <a:p>
          <a:endParaRPr lang="en-US"/>
        </a:p>
      </dgm:t>
    </dgm:pt>
    <dgm:pt modelId="{816764A9-F88A-468E-B021-4CCC07448134}" type="sibTrans" cxnId="{CCEA7C31-5AC7-4026-ADEF-2D5C67854BB8}">
      <dgm:prSet/>
      <dgm:spPr/>
      <dgm:t>
        <a:bodyPr/>
        <a:lstStyle/>
        <a:p>
          <a:endParaRPr lang="en-US"/>
        </a:p>
      </dgm:t>
    </dgm:pt>
    <dgm:pt modelId="{BA5535A4-A51C-4499-AE89-B1C58A9F241E}">
      <dgm:prSet/>
      <dgm:spPr/>
      <dgm:t>
        <a:bodyPr/>
        <a:lstStyle/>
        <a:p>
          <a:r>
            <a:rPr lang="en-US">
              <a:latin typeface="Palatino Linotype" panose="02040502050505030304" pitchFamily="18" charset="0"/>
            </a:rPr>
            <a:t>Implement scoring component which applies weights to user inputs of model compared attributes &amp; generates meaningful results returned as component response.</a:t>
          </a:r>
          <a:endParaRPr lang="en-US"/>
        </a:p>
      </dgm:t>
    </dgm:pt>
    <dgm:pt modelId="{8FC86143-C822-4E67-A95E-10D91C99740C}" type="parTrans" cxnId="{95DF1ADB-C38B-4C6A-A48A-FB4BC5E1ACF5}">
      <dgm:prSet/>
      <dgm:spPr/>
      <dgm:t>
        <a:bodyPr/>
        <a:lstStyle/>
        <a:p>
          <a:endParaRPr lang="en-US"/>
        </a:p>
      </dgm:t>
    </dgm:pt>
    <dgm:pt modelId="{E6AC8461-FBF1-4CE4-AC5B-C1B3AC7B9F70}" type="sibTrans" cxnId="{95DF1ADB-C38B-4C6A-A48A-FB4BC5E1ACF5}">
      <dgm:prSet/>
      <dgm:spPr/>
      <dgm:t>
        <a:bodyPr/>
        <a:lstStyle/>
        <a:p>
          <a:endParaRPr lang="en-US"/>
        </a:p>
      </dgm:t>
    </dgm:pt>
    <dgm:pt modelId="{4882F47C-DD1E-4C7E-929B-5AACED2313EA}">
      <dgm:prSet/>
      <dgm:spPr/>
      <dgm:t>
        <a:bodyPr/>
        <a:lstStyle/>
        <a:p>
          <a:r>
            <a:rPr lang="en-US">
              <a:latin typeface="Palatino Linotype" panose="02040502050505030304" pitchFamily="18" charset="0"/>
            </a:rPr>
            <a:t>Enhance User Interface</a:t>
          </a:r>
        </a:p>
      </dgm:t>
    </dgm:pt>
    <dgm:pt modelId="{D890073A-AA74-4C26-88C8-C5BFBD88C037}" type="parTrans" cxnId="{6DBC6557-3A1B-4A1D-ADF8-6532EF364D8E}">
      <dgm:prSet/>
      <dgm:spPr/>
      <dgm:t>
        <a:bodyPr/>
        <a:lstStyle/>
        <a:p>
          <a:endParaRPr lang="en-US"/>
        </a:p>
      </dgm:t>
    </dgm:pt>
    <dgm:pt modelId="{3EB989AC-BEF1-45A2-A6B7-A5569EA72AD0}" type="sibTrans" cxnId="{6DBC6557-3A1B-4A1D-ADF8-6532EF364D8E}">
      <dgm:prSet/>
      <dgm:spPr/>
      <dgm:t>
        <a:bodyPr/>
        <a:lstStyle/>
        <a:p>
          <a:endParaRPr lang="en-US"/>
        </a:p>
      </dgm:t>
    </dgm:pt>
    <dgm:pt modelId="{44CA4D0B-7D66-4737-A082-7A533B56367F}">
      <dgm:prSet/>
      <dgm:spPr/>
      <dgm:t>
        <a:bodyPr/>
        <a:lstStyle/>
        <a:p>
          <a:r>
            <a:rPr lang="en-US">
              <a:latin typeface="Palatino Linotype" panose="02040502050505030304" pitchFamily="18" charset="0"/>
            </a:rPr>
            <a:t>Based on the list of required and optional attributes to build up the test set the User Interface will be reworked to support gathering that detail from the user in an efficient manner</a:t>
          </a:r>
          <a:endParaRPr lang="en-US"/>
        </a:p>
      </dgm:t>
    </dgm:pt>
    <dgm:pt modelId="{30AA5D56-EED8-4E3F-9B92-509F5FFF9D20}" type="parTrans" cxnId="{44ACA858-AE10-44B0-875E-40DC7387C6AF}">
      <dgm:prSet/>
      <dgm:spPr/>
      <dgm:t>
        <a:bodyPr/>
        <a:lstStyle/>
        <a:p>
          <a:endParaRPr lang="en-US"/>
        </a:p>
      </dgm:t>
    </dgm:pt>
    <dgm:pt modelId="{45DABD76-6253-4FDD-8BAC-D8CEFC1050B4}" type="sibTrans" cxnId="{44ACA858-AE10-44B0-875E-40DC7387C6AF}">
      <dgm:prSet/>
      <dgm:spPr/>
      <dgm:t>
        <a:bodyPr/>
        <a:lstStyle/>
        <a:p>
          <a:endParaRPr lang="en-US"/>
        </a:p>
      </dgm:t>
    </dgm:pt>
    <dgm:pt modelId="{05E11572-1644-409D-B28E-9BF4844E7B20}" type="pres">
      <dgm:prSet presAssocID="{E4CFA33B-A300-4AE6-906F-4F3FA4905EB7}" presName="linearFlow" presStyleCnt="0">
        <dgm:presLayoutVars>
          <dgm:dir/>
          <dgm:animLvl val="lvl"/>
          <dgm:resizeHandles val="exact"/>
        </dgm:presLayoutVars>
      </dgm:prSet>
      <dgm:spPr/>
      <dgm:t>
        <a:bodyPr/>
        <a:lstStyle/>
        <a:p>
          <a:endParaRPr lang="en-US"/>
        </a:p>
      </dgm:t>
    </dgm:pt>
    <dgm:pt modelId="{7406A69D-6FC0-48CC-81E1-86E94EB5198B}" type="pres">
      <dgm:prSet presAssocID="{1A92A46C-F294-4E5B-AF35-0E1FDD762AD0}" presName="composite" presStyleCnt="0"/>
      <dgm:spPr/>
    </dgm:pt>
    <dgm:pt modelId="{99937F2A-9F9B-42BC-9F23-31E7FA9CF2F6}" type="pres">
      <dgm:prSet presAssocID="{1A92A46C-F294-4E5B-AF35-0E1FDD762AD0}" presName="parentText" presStyleLbl="alignNode1" presStyleIdx="0" presStyleCnt="4">
        <dgm:presLayoutVars>
          <dgm:chMax val="1"/>
          <dgm:bulletEnabled val="1"/>
        </dgm:presLayoutVars>
      </dgm:prSet>
      <dgm:spPr/>
      <dgm:t>
        <a:bodyPr/>
        <a:lstStyle/>
        <a:p>
          <a:endParaRPr lang="en-US"/>
        </a:p>
      </dgm:t>
    </dgm:pt>
    <dgm:pt modelId="{937630A6-1D3B-4D62-91B0-5F5795D6C3FE}" type="pres">
      <dgm:prSet presAssocID="{1A92A46C-F294-4E5B-AF35-0E1FDD762AD0}" presName="descendantText" presStyleLbl="alignAcc1" presStyleIdx="0" presStyleCnt="4" custLinFactNeighborY="1182">
        <dgm:presLayoutVars>
          <dgm:bulletEnabled val="1"/>
        </dgm:presLayoutVars>
      </dgm:prSet>
      <dgm:spPr/>
      <dgm:t>
        <a:bodyPr/>
        <a:lstStyle/>
        <a:p>
          <a:endParaRPr lang="en-US"/>
        </a:p>
      </dgm:t>
    </dgm:pt>
    <dgm:pt modelId="{50FD28E8-C8B5-45D4-B937-3D7C75A4604A}" type="pres">
      <dgm:prSet presAssocID="{2C222624-C163-4CF2-9BFD-47FBC9162285}" presName="sp" presStyleCnt="0"/>
      <dgm:spPr/>
    </dgm:pt>
    <dgm:pt modelId="{9C4AE620-E1ED-42E2-8826-5F4965F1C371}" type="pres">
      <dgm:prSet presAssocID="{C703EA66-237F-40D6-9CE0-DFB2680E3E39}" presName="composite" presStyleCnt="0"/>
      <dgm:spPr/>
    </dgm:pt>
    <dgm:pt modelId="{DBC0210B-C835-4AF9-9C8D-D6035745D053}" type="pres">
      <dgm:prSet presAssocID="{C703EA66-237F-40D6-9CE0-DFB2680E3E39}" presName="parentText" presStyleLbl="alignNode1" presStyleIdx="1" presStyleCnt="4" custLinFactNeighborX="909" custLinFactNeighborY="161">
        <dgm:presLayoutVars>
          <dgm:chMax val="1"/>
          <dgm:bulletEnabled val="1"/>
        </dgm:presLayoutVars>
      </dgm:prSet>
      <dgm:spPr/>
      <dgm:t>
        <a:bodyPr/>
        <a:lstStyle/>
        <a:p>
          <a:endParaRPr lang="en-US"/>
        </a:p>
      </dgm:t>
    </dgm:pt>
    <dgm:pt modelId="{DF43686E-6B82-4E87-BED3-9EA9C5E0041C}" type="pres">
      <dgm:prSet presAssocID="{C703EA66-237F-40D6-9CE0-DFB2680E3E39}" presName="descendantText" presStyleLbl="alignAcc1" presStyleIdx="1" presStyleCnt="4" custLinFactNeighborY="0">
        <dgm:presLayoutVars>
          <dgm:bulletEnabled val="1"/>
        </dgm:presLayoutVars>
      </dgm:prSet>
      <dgm:spPr/>
      <dgm:t>
        <a:bodyPr/>
        <a:lstStyle/>
        <a:p>
          <a:endParaRPr lang="en-US"/>
        </a:p>
      </dgm:t>
    </dgm:pt>
    <dgm:pt modelId="{7DBF3903-DB94-4DC4-8B59-31DD20D9CE8B}" type="pres">
      <dgm:prSet presAssocID="{1A3CF321-0AF8-4AD0-BA9B-BE87D35DA151}" presName="sp" presStyleCnt="0"/>
      <dgm:spPr/>
    </dgm:pt>
    <dgm:pt modelId="{7D6BE228-1BCE-4916-855A-B8CDC3955FA4}" type="pres">
      <dgm:prSet presAssocID="{1AE6A082-0AFA-4694-9C2C-B6D987D587FB}" presName="composite" presStyleCnt="0"/>
      <dgm:spPr/>
    </dgm:pt>
    <dgm:pt modelId="{8778DBA5-9845-45FB-9A1B-49958D8E83A5}" type="pres">
      <dgm:prSet presAssocID="{1AE6A082-0AFA-4694-9C2C-B6D987D587FB}" presName="parentText" presStyleLbl="alignNode1" presStyleIdx="2" presStyleCnt="4">
        <dgm:presLayoutVars>
          <dgm:chMax val="1"/>
          <dgm:bulletEnabled val="1"/>
        </dgm:presLayoutVars>
      </dgm:prSet>
      <dgm:spPr/>
      <dgm:t>
        <a:bodyPr/>
        <a:lstStyle/>
        <a:p>
          <a:endParaRPr lang="en-US"/>
        </a:p>
      </dgm:t>
    </dgm:pt>
    <dgm:pt modelId="{2F3B473B-60D7-4740-93DF-475A774127C8}" type="pres">
      <dgm:prSet presAssocID="{1AE6A082-0AFA-4694-9C2C-B6D987D587FB}" presName="descendantText" presStyleLbl="alignAcc1" presStyleIdx="2" presStyleCnt="4">
        <dgm:presLayoutVars>
          <dgm:bulletEnabled val="1"/>
        </dgm:presLayoutVars>
      </dgm:prSet>
      <dgm:spPr/>
      <dgm:t>
        <a:bodyPr/>
        <a:lstStyle/>
        <a:p>
          <a:endParaRPr lang="en-US"/>
        </a:p>
      </dgm:t>
    </dgm:pt>
    <dgm:pt modelId="{0BB92F9E-A480-45AF-90DC-40B6238E1CA8}" type="pres">
      <dgm:prSet presAssocID="{816764A9-F88A-468E-B021-4CCC07448134}" presName="sp" presStyleCnt="0"/>
      <dgm:spPr/>
    </dgm:pt>
    <dgm:pt modelId="{49F75E11-6517-4162-9C71-3AF062EB5487}" type="pres">
      <dgm:prSet presAssocID="{4882F47C-DD1E-4C7E-929B-5AACED2313EA}" presName="composite" presStyleCnt="0"/>
      <dgm:spPr/>
    </dgm:pt>
    <dgm:pt modelId="{D98B074E-69C2-47B9-A69D-63A36F6BB39E}" type="pres">
      <dgm:prSet presAssocID="{4882F47C-DD1E-4C7E-929B-5AACED2313EA}" presName="parentText" presStyleLbl="alignNode1" presStyleIdx="3" presStyleCnt="4" custLinFactNeighborY="-790">
        <dgm:presLayoutVars>
          <dgm:chMax val="1"/>
          <dgm:bulletEnabled val="1"/>
        </dgm:presLayoutVars>
      </dgm:prSet>
      <dgm:spPr/>
      <dgm:t>
        <a:bodyPr/>
        <a:lstStyle/>
        <a:p>
          <a:endParaRPr lang="en-US"/>
        </a:p>
      </dgm:t>
    </dgm:pt>
    <dgm:pt modelId="{CD4E7F0D-953D-4844-BC0B-6ADECDEBDD0C}" type="pres">
      <dgm:prSet presAssocID="{4882F47C-DD1E-4C7E-929B-5AACED2313EA}" presName="descendantText" presStyleLbl="alignAcc1" presStyleIdx="3" presStyleCnt="4">
        <dgm:presLayoutVars>
          <dgm:bulletEnabled val="1"/>
        </dgm:presLayoutVars>
      </dgm:prSet>
      <dgm:spPr/>
      <dgm:t>
        <a:bodyPr/>
        <a:lstStyle/>
        <a:p>
          <a:endParaRPr lang="en-US"/>
        </a:p>
      </dgm:t>
    </dgm:pt>
  </dgm:ptLst>
  <dgm:cxnLst>
    <dgm:cxn modelId="{CCEA7C31-5AC7-4026-ADEF-2D5C67854BB8}" srcId="{E4CFA33B-A300-4AE6-906F-4F3FA4905EB7}" destId="{1AE6A082-0AFA-4694-9C2C-B6D987D587FB}" srcOrd="2" destOrd="0" parTransId="{E5BE3F1A-8210-46E1-8157-DDFFF6C9DD1A}" sibTransId="{816764A9-F88A-468E-B021-4CCC07448134}"/>
    <dgm:cxn modelId="{25F6B71E-6FFC-4DA9-AB03-DC3F8CE5A0F7}" type="presOf" srcId="{E4CFA33B-A300-4AE6-906F-4F3FA4905EB7}" destId="{05E11572-1644-409D-B28E-9BF4844E7B20}" srcOrd="0" destOrd="0" presId="urn:microsoft.com/office/officeart/2005/8/layout/chevron2"/>
    <dgm:cxn modelId="{97DA1128-C280-45FD-9797-5C7995E7FECD}" srcId="{E4CFA33B-A300-4AE6-906F-4F3FA4905EB7}" destId="{C703EA66-237F-40D6-9CE0-DFB2680E3E39}" srcOrd="1" destOrd="0" parTransId="{78747628-922C-407A-8CEF-9035EDBD7460}" sibTransId="{1A3CF321-0AF8-4AD0-BA9B-BE87D35DA151}"/>
    <dgm:cxn modelId="{7B8741A0-AB11-4027-AEE0-A9568B7C5077}" type="presOf" srcId="{C703EA66-237F-40D6-9CE0-DFB2680E3E39}" destId="{DBC0210B-C835-4AF9-9C8D-D6035745D053}" srcOrd="0" destOrd="0" presId="urn:microsoft.com/office/officeart/2005/8/layout/chevron2"/>
    <dgm:cxn modelId="{67269A32-735E-44CE-A06A-E8BDCEE38B7E}" type="presOf" srcId="{2853B05E-A43D-4886-8E0F-EAADD824806B}" destId="{DF43686E-6B82-4E87-BED3-9EA9C5E0041C}" srcOrd="0" destOrd="0" presId="urn:microsoft.com/office/officeart/2005/8/layout/chevron2"/>
    <dgm:cxn modelId="{1AA7811E-9C7B-4F1A-8DB1-5D8BE88F4082}" type="presOf" srcId="{161D4971-3FF0-4F11-B6DE-D3A899CBE218}" destId="{937630A6-1D3B-4D62-91B0-5F5795D6C3FE}" srcOrd="0" destOrd="0" presId="urn:microsoft.com/office/officeart/2005/8/layout/chevron2"/>
    <dgm:cxn modelId="{9A166142-9A78-46EB-B518-7A7993CF55D2}" srcId="{C703EA66-237F-40D6-9CE0-DFB2680E3E39}" destId="{2853B05E-A43D-4886-8E0F-EAADD824806B}" srcOrd="0" destOrd="0" parTransId="{9A0DB3B2-24C0-497C-8717-1A9363FCFE4F}" sibTransId="{B11644FC-B26D-4A52-8739-3062266D2B5A}"/>
    <dgm:cxn modelId="{C868AED9-0479-4FEA-BCF6-223E972A1C32}" type="presOf" srcId="{44CA4D0B-7D66-4737-A082-7A533B56367F}" destId="{CD4E7F0D-953D-4844-BC0B-6ADECDEBDD0C}" srcOrd="0" destOrd="0" presId="urn:microsoft.com/office/officeart/2005/8/layout/chevron2"/>
    <dgm:cxn modelId="{6DBC6557-3A1B-4A1D-ADF8-6532EF364D8E}" srcId="{E4CFA33B-A300-4AE6-906F-4F3FA4905EB7}" destId="{4882F47C-DD1E-4C7E-929B-5AACED2313EA}" srcOrd="3" destOrd="0" parTransId="{D890073A-AA74-4C26-88C8-C5BFBD88C037}" sibTransId="{3EB989AC-BEF1-45A2-A6B7-A5569EA72AD0}"/>
    <dgm:cxn modelId="{44ACA858-AE10-44B0-875E-40DC7387C6AF}" srcId="{4882F47C-DD1E-4C7E-929B-5AACED2313EA}" destId="{44CA4D0B-7D66-4737-A082-7A533B56367F}" srcOrd="0" destOrd="0" parTransId="{30AA5D56-EED8-4E3F-9B92-509F5FFF9D20}" sibTransId="{45DABD76-6253-4FDD-8BAC-D8CEFC1050B4}"/>
    <dgm:cxn modelId="{D7DC6EB9-6897-4CDA-BF00-BC503A0747D6}" type="presOf" srcId="{4882F47C-DD1E-4C7E-929B-5AACED2313EA}" destId="{D98B074E-69C2-47B9-A69D-63A36F6BB39E}" srcOrd="0" destOrd="0" presId="urn:microsoft.com/office/officeart/2005/8/layout/chevron2"/>
    <dgm:cxn modelId="{ADA04B17-26A3-47D4-B1AC-C8B53BE385E9}" type="presOf" srcId="{1A92A46C-F294-4E5B-AF35-0E1FDD762AD0}" destId="{99937F2A-9F9B-42BC-9F23-31E7FA9CF2F6}" srcOrd="0" destOrd="0" presId="urn:microsoft.com/office/officeart/2005/8/layout/chevron2"/>
    <dgm:cxn modelId="{214C3ED0-8A3D-4EC5-8D1E-DF2FC6918844}" type="presOf" srcId="{1AE6A082-0AFA-4694-9C2C-B6D987D587FB}" destId="{8778DBA5-9845-45FB-9A1B-49958D8E83A5}" srcOrd="0" destOrd="0" presId="urn:microsoft.com/office/officeart/2005/8/layout/chevron2"/>
    <dgm:cxn modelId="{95DF1ADB-C38B-4C6A-A48A-FB4BC5E1ACF5}" srcId="{1AE6A082-0AFA-4694-9C2C-B6D987D587FB}" destId="{BA5535A4-A51C-4499-AE89-B1C58A9F241E}" srcOrd="0" destOrd="0" parTransId="{8FC86143-C822-4E67-A95E-10D91C99740C}" sibTransId="{E6AC8461-FBF1-4CE4-AC5B-C1B3AC7B9F70}"/>
    <dgm:cxn modelId="{DA8842D2-C85A-4B44-A619-E574D077F125}" srcId="{E4CFA33B-A300-4AE6-906F-4F3FA4905EB7}" destId="{1A92A46C-F294-4E5B-AF35-0E1FDD762AD0}" srcOrd="0" destOrd="0" parTransId="{52BC868A-DABF-4225-A00A-EBAE698DD18A}" sibTransId="{2C222624-C163-4CF2-9BFD-47FBC9162285}"/>
    <dgm:cxn modelId="{7D9744E5-6ADD-4BD7-B3A5-9CB29B68F93D}" srcId="{1A92A46C-F294-4E5B-AF35-0E1FDD762AD0}" destId="{161D4971-3FF0-4F11-B6DE-D3A899CBE218}" srcOrd="0" destOrd="0" parTransId="{AB32EB14-5C9D-4061-B4E3-C11F41F335D7}" sibTransId="{FBDBCAE3-0DB1-4ADF-95B0-F5980174BA55}"/>
    <dgm:cxn modelId="{EE04679D-13A0-4DBC-9C55-1EE2A1641022}" type="presOf" srcId="{BA5535A4-A51C-4499-AE89-B1C58A9F241E}" destId="{2F3B473B-60D7-4740-93DF-475A774127C8}" srcOrd="0" destOrd="0" presId="urn:microsoft.com/office/officeart/2005/8/layout/chevron2"/>
    <dgm:cxn modelId="{09248DC6-F22C-4E27-AD89-9DBC478D76A9}" type="presParOf" srcId="{05E11572-1644-409D-B28E-9BF4844E7B20}" destId="{7406A69D-6FC0-48CC-81E1-86E94EB5198B}" srcOrd="0" destOrd="0" presId="urn:microsoft.com/office/officeart/2005/8/layout/chevron2"/>
    <dgm:cxn modelId="{FF29CF97-EA83-4E44-B57E-F70AD9D3C3F1}" type="presParOf" srcId="{7406A69D-6FC0-48CC-81E1-86E94EB5198B}" destId="{99937F2A-9F9B-42BC-9F23-31E7FA9CF2F6}" srcOrd="0" destOrd="0" presId="urn:microsoft.com/office/officeart/2005/8/layout/chevron2"/>
    <dgm:cxn modelId="{81510B32-9B62-4522-A284-C0678E5CE3AE}" type="presParOf" srcId="{7406A69D-6FC0-48CC-81E1-86E94EB5198B}" destId="{937630A6-1D3B-4D62-91B0-5F5795D6C3FE}" srcOrd="1" destOrd="0" presId="urn:microsoft.com/office/officeart/2005/8/layout/chevron2"/>
    <dgm:cxn modelId="{B2174C5E-20F7-4AAE-B146-458CBDD0B83F}" type="presParOf" srcId="{05E11572-1644-409D-B28E-9BF4844E7B20}" destId="{50FD28E8-C8B5-45D4-B937-3D7C75A4604A}" srcOrd="1" destOrd="0" presId="urn:microsoft.com/office/officeart/2005/8/layout/chevron2"/>
    <dgm:cxn modelId="{BD8A6182-FE49-4546-908B-F8FF98E55E8F}" type="presParOf" srcId="{05E11572-1644-409D-B28E-9BF4844E7B20}" destId="{9C4AE620-E1ED-42E2-8826-5F4965F1C371}" srcOrd="2" destOrd="0" presId="urn:microsoft.com/office/officeart/2005/8/layout/chevron2"/>
    <dgm:cxn modelId="{C67B5143-AE4A-473B-B5CC-ED8762027473}" type="presParOf" srcId="{9C4AE620-E1ED-42E2-8826-5F4965F1C371}" destId="{DBC0210B-C835-4AF9-9C8D-D6035745D053}" srcOrd="0" destOrd="0" presId="urn:microsoft.com/office/officeart/2005/8/layout/chevron2"/>
    <dgm:cxn modelId="{DF492CCC-83BB-4761-8144-F7B2428805CC}" type="presParOf" srcId="{9C4AE620-E1ED-42E2-8826-5F4965F1C371}" destId="{DF43686E-6B82-4E87-BED3-9EA9C5E0041C}" srcOrd="1" destOrd="0" presId="urn:microsoft.com/office/officeart/2005/8/layout/chevron2"/>
    <dgm:cxn modelId="{694FB2A8-D26C-40FF-8D0B-435BCC37CEFC}" type="presParOf" srcId="{05E11572-1644-409D-B28E-9BF4844E7B20}" destId="{7DBF3903-DB94-4DC4-8B59-31DD20D9CE8B}" srcOrd="3" destOrd="0" presId="urn:microsoft.com/office/officeart/2005/8/layout/chevron2"/>
    <dgm:cxn modelId="{DE22EE6A-F1E8-4047-8745-0209ED4AD7B5}" type="presParOf" srcId="{05E11572-1644-409D-B28E-9BF4844E7B20}" destId="{7D6BE228-1BCE-4916-855A-B8CDC3955FA4}" srcOrd="4" destOrd="0" presId="urn:microsoft.com/office/officeart/2005/8/layout/chevron2"/>
    <dgm:cxn modelId="{874581D3-678D-4667-98C1-BCB6BB4E37BF}" type="presParOf" srcId="{7D6BE228-1BCE-4916-855A-B8CDC3955FA4}" destId="{8778DBA5-9845-45FB-9A1B-49958D8E83A5}" srcOrd="0" destOrd="0" presId="urn:microsoft.com/office/officeart/2005/8/layout/chevron2"/>
    <dgm:cxn modelId="{3DA25F5E-50BF-4A6F-A11F-7D7701D644D9}" type="presParOf" srcId="{7D6BE228-1BCE-4916-855A-B8CDC3955FA4}" destId="{2F3B473B-60D7-4740-93DF-475A774127C8}" srcOrd="1" destOrd="0" presId="urn:microsoft.com/office/officeart/2005/8/layout/chevron2"/>
    <dgm:cxn modelId="{F93BAA17-4F49-4386-B2DD-FC3FD39C5AC2}" type="presParOf" srcId="{05E11572-1644-409D-B28E-9BF4844E7B20}" destId="{0BB92F9E-A480-45AF-90DC-40B6238E1CA8}" srcOrd="5" destOrd="0" presId="urn:microsoft.com/office/officeart/2005/8/layout/chevron2"/>
    <dgm:cxn modelId="{1A88BA8B-9E9E-4F20-8391-2673F1A5F178}" type="presParOf" srcId="{05E11572-1644-409D-B28E-9BF4844E7B20}" destId="{49F75E11-6517-4162-9C71-3AF062EB5487}" srcOrd="6" destOrd="0" presId="urn:microsoft.com/office/officeart/2005/8/layout/chevron2"/>
    <dgm:cxn modelId="{54507811-B4F9-4F88-B848-E62A4FC8D8A5}" type="presParOf" srcId="{49F75E11-6517-4162-9C71-3AF062EB5487}" destId="{D98B074E-69C2-47B9-A69D-63A36F6BB39E}" srcOrd="0" destOrd="0" presId="urn:microsoft.com/office/officeart/2005/8/layout/chevron2"/>
    <dgm:cxn modelId="{0AC4E5AA-7D6A-4EA5-AF66-C1AAB6B747C2}" type="presParOf" srcId="{49F75E11-6517-4162-9C71-3AF062EB5487}" destId="{CD4E7F0D-953D-4844-BC0B-6ADECDEBDD0C}" srcOrd="1" destOrd="0" presId="urn:microsoft.com/office/officeart/2005/8/layout/chevron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37F2A-9F9B-42BC-9F23-31E7FA9CF2F6}">
      <dsp:nvSpPr>
        <dsp:cNvPr id="0" name=""/>
        <dsp:cNvSpPr/>
      </dsp:nvSpPr>
      <dsp:spPr>
        <a:xfrm rot="5400000">
          <a:off x="-182125" y="183041"/>
          <a:ext cx="1214167" cy="84991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Palatino Linotype" panose="02040502050505030304" pitchFamily="18" charset="0"/>
            </a:rPr>
            <a:t>Evaluate  and select </a:t>
          </a:r>
        </a:p>
        <a:p>
          <a:pPr lvl="0" algn="ctr" defTabSz="311150">
            <a:lnSpc>
              <a:spcPct val="90000"/>
            </a:lnSpc>
            <a:spcBef>
              <a:spcPct val="0"/>
            </a:spcBef>
            <a:spcAft>
              <a:spcPct val="35000"/>
            </a:spcAft>
          </a:pPr>
          <a:r>
            <a:rPr lang="en-US" sz="700" kern="1200">
              <a:latin typeface="Palatino Linotype" panose="02040502050505030304" pitchFamily="18" charset="0"/>
            </a:rPr>
            <a:t>Classifier(s) </a:t>
          </a:r>
        </a:p>
      </dsp:txBody>
      <dsp:txXfrm rot="-5400000">
        <a:off x="1" y="425875"/>
        <a:ext cx="849917" cy="364250"/>
      </dsp:txXfrm>
    </dsp:sp>
    <dsp:sp modelId="{937630A6-1D3B-4D62-91B0-5F5795D6C3FE}">
      <dsp:nvSpPr>
        <dsp:cNvPr id="0" name=""/>
        <dsp:cNvSpPr/>
      </dsp:nvSpPr>
      <dsp:spPr>
        <a:xfrm rot="5400000">
          <a:off x="2773554" y="-1913392"/>
          <a:ext cx="789209" cy="463648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Palatino Linotype" panose="02040502050505030304" pitchFamily="18" charset="0"/>
            </a:rPr>
            <a:t>Compare and contrast results, accuracy and flexiblity of competing classifier methods and choose one ( or multiple ) to be used in the model building implementation</a:t>
          </a:r>
        </a:p>
      </dsp:txBody>
      <dsp:txXfrm rot="-5400000">
        <a:off x="849918" y="48770"/>
        <a:ext cx="4597956" cy="712157"/>
      </dsp:txXfrm>
    </dsp:sp>
    <dsp:sp modelId="{DBC0210B-C835-4AF9-9C8D-D6035745D053}">
      <dsp:nvSpPr>
        <dsp:cNvPr id="0" name=""/>
        <dsp:cNvSpPr/>
      </dsp:nvSpPr>
      <dsp:spPr>
        <a:xfrm rot="5400000">
          <a:off x="-174399" y="1251904"/>
          <a:ext cx="1214167" cy="84991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Palatino Linotype" panose="02040502050505030304" pitchFamily="18" charset="0"/>
            </a:rPr>
            <a:t>Refine Model Fitting</a:t>
          </a:r>
        </a:p>
      </dsp:txBody>
      <dsp:txXfrm rot="-5400000">
        <a:off x="7727" y="1494738"/>
        <a:ext cx="849917" cy="364250"/>
      </dsp:txXfrm>
    </dsp:sp>
    <dsp:sp modelId="{DF43686E-6B82-4E87-BED3-9EA9C5E0041C}">
      <dsp:nvSpPr>
        <dsp:cNvPr id="0" name=""/>
        <dsp:cNvSpPr/>
      </dsp:nvSpPr>
      <dsp:spPr>
        <a:xfrm rot="5400000">
          <a:off x="2773554" y="-855812"/>
          <a:ext cx="789209" cy="463648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Palatino Linotype" panose="02040502050505030304" pitchFamily="18" charset="0"/>
            </a:rPr>
            <a:t>Evaluate impact on the model by working through data attributes.  The data set has on the order of 500 different attributes &amp; this process will entail identifying those individually and in groups which generate material differences.</a:t>
          </a:r>
        </a:p>
      </dsp:txBody>
      <dsp:txXfrm rot="-5400000">
        <a:off x="849918" y="1106350"/>
        <a:ext cx="4597956" cy="712157"/>
      </dsp:txXfrm>
    </dsp:sp>
    <dsp:sp modelId="{8778DBA5-9845-45FB-9A1B-49958D8E83A5}">
      <dsp:nvSpPr>
        <dsp:cNvPr id="0" name=""/>
        <dsp:cNvSpPr/>
      </dsp:nvSpPr>
      <dsp:spPr>
        <a:xfrm rot="5400000">
          <a:off x="-182125" y="2316857"/>
          <a:ext cx="1214167" cy="84991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Palatino Linotype" panose="02040502050505030304" pitchFamily="18" charset="0"/>
            </a:rPr>
            <a:t>Implement Scoring Component</a:t>
          </a:r>
          <a:endParaRPr lang="en-US" sz="700" kern="1200"/>
        </a:p>
      </dsp:txBody>
      <dsp:txXfrm rot="-5400000">
        <a:off x="1" y="2559691"/>
        <a:ext cx="849917" cy="364250"/>
      </dsp:txXfrm>
    </dsp:sp>
    <dsp:sp modelId="{2F3B473B-60D7-4740-93DF-475A774127C8}">
      <dsp:nvSpPr>
        <dsp:cNvPr id="0" name=""/>
        <dsp:cNvSpPr/>
      </dsp:nvSpPr>
      <dsp:spPr>
        <a:xfrm rot="5400000">
          <a:off x="2773554" y="211095"/>
          <a:ext cx="789209" cy="463648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Palatino Linotype" panose="02040502050505030304" pitchFamily="18" charset="0"/>
            </a:rPr>
            <a:t>Implement scoring component which applies weights to user inputs of model compared attributes &amp; generates meaningful results returned as component response.</a:t>
          </a:r>
          <a:endParaRPr lang="en-US" sz="1100" kern="1200"/>
        </a:p>
      </dsp:txBody>
      <dsp:txXfrm rot="-5400000">
        <a:off x="849918" y="2173257"/>
        <a:ext cx="4597956" cy="712157"/>
      </dsp:txXfrm>
    </dsp:sp>
    <dsp:sp modelId="{D98B074E-69C2-47B9-A69D-63A36F6BB39E}">
      <dsp:nvSpPr>
        <dsp:cNvPr id="0" name=""/>
        <dsp:cNvSpPr/>
      </dsp:nvSpPr>
      <dsp:spPr>
        <a:xfrm rot="5400000">
          <a:off x="-182125" y="3374173"/>
          <a:ext cx="1214167" cy="84991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Palatino Linotype" panose="02040502050505030304" pitchFamily="18" charset="0"/>
            </a:rPr>
            <a:t>Enhance User Interface</a:t>
          </a:r>
        </a:p>
      </dsp:txBody>
      <dsp:txXfrm rot="-5400000">
        <a:off x="1" y="3617007"/>
        <a:ext cx="849917" cy="364250"/>
      </dsp:txXfrm>
    </dsp:sp>
    <dsp:sp modelId="{CD4E7F0D-953D-4844-BC0B-6ADECDEBDD0C}">
      <dsp:nvSpPr>
        <dsp:cNvPr id="0" name=""/>
        <dsp:cNvSpPr/>
      </dsp:nvSpPr>
      <dsp:spPr>
        <a:xfrm rot="5400000">
          <a:off x="2773554" y="1278003"/>
          <a:ext cx="789209" cy="463648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Palatino Linotype" panose="02040502050505030304" pitchFamily="18" charset="0"/>
            </a:rPr>
            <a:t>Based on the list of required and optional attributes to build up the test set the User Interface will be reworked to support gathering that detail from the user in an efficient manner</a:t>
          </a:r>
          <a:endParaRPr lang="en-US" sz="1100" kern="1200"/>
        </a:p>
      </dsp:txBody>
      <dsp:txXfrm rot="-5400000">
        <a:off x="849918" y="3240165"/>
        <a:ext cx="4597956" cy="71215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PREDICTIVE Anaysis of GOLF STREAKs through shotlink data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108C2-4073-4ECF-A7E8-15DBA0F2E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2541</TotalTime>
  <Pages>35</Pages>
  <Words>3385</Words>
  <Characters>19301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Kramer, Jeffrey I.</dc:creator>
  <cp:keywords/>
  <dc:description/>
  <cp:lastModifiedBy>Kramer, Jeffrey I.</cp:lastModifiedBy>
  <cp:revision>19</cp:revision>
  <dcterms:created xsi:type="dcterms:W3CDTF">2018-05-07T19:31:00Z</dcterms:created>
  <dcterms:modified xsi:type="dcterms:W3CDTF">2018-05-09T14:33:00Z</dcterms:modified>
</cp:coreProperties>
</file>